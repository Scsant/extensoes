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13F2D" w14:textId="77777777" w:rsidR="00DE21AE" w:rsidRPr="00E303FD" w:rsidRDefault="00DE21AE" w:rsidP="00E303FD">
      <w:pPr>
        <w:pStyle w:val="Capa-Folhaderosto"/>
      </w:pPr>
      <w:bookmarkStart w:id="0" w:name="_Toc257729034"/>
      <w:bookmarkStart w:id="1" w:name="_Toc257729422"/>
      <w:bookmarkStart w:id="2" w:name="_Toc257729459"/>
      <w:bookmarkStart w:id="3" w:name="_Toc266864359"/>
      <w:bookmarkStart w:id="4" w:name="_Toc266865601"/>
      <w:r w:rsidRPr="00E303FD">
        <w:t>UNIversidade federal do Paraná</w:t>
      </w:r>
      <w:bookmarkEnd w:id="0"/>
      <w:bookmarkEnd w:id="1"/>
      <w:bookmarkEnd w:id="2"/>
      <w:bookmarkEnd w:id="3"/>
      <w:bookmarkEnd w:id="4"/>
    </w:p>
    <w:p w14:paraId="45715187" w14:textId="77777777" w:rsidR="00DE21AE" w:rsidRPr="00E303FD" w:rsidRDefault="00DE21AE" w:rsidP="00E303FD">
      <w:pPr>
        <w:pStyle w:val="Capa-Folhaderosto"/>
      </w:pPr>
    </w:p>
    <w:p w14:paraId="27517A04" w14:textId="77777777" w:rsidR="00DE21AE" w:rsidRPr="00E303FD" w:rsidRDefault="00DE21AE" w:rsidP="00E303FD">
      <w:pPr>
        <w:pStyle w:val="Capa-Folhaderosto"/>
      </w:pPr>
      <w:r w:rsidRPr="00E303FD">
        <w:rPr>
          <w:noProof/>
        </w:rPr>
        <w:drawing>
          <wp:anchor distT="0" distB="0" distL="114300" distR="114300" simplePos="0" relativeHeight="251661312" behindDoc="1" locked="0" layoutInCell="1" allowOverlap="1" wp14:anchorId="5AFF2B0E" wp14:editId="0A238FC1">
            <wp:simplePos x="0" y="0"/>
            <wp:positionH relativeFrom="column">
              <wp:posOffset>-1038225</wp:posOffset>
            </wp:positionH>
            <wp:positionV relativeFrom="paragraph">
              <wp:posOffset>1905</wp:posOffset>
            </wp:positionV>
            <wp:extent cx="7449185" cy="8445500"/>
            <wp:effectExtent l="0" t="0" r="0" b="0"/>
            <wp:wrapNone/>
            <wp:docPr id="12" name="Imagem 12"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C2BA59" w14:textId="77777777" w:rsidR="00DE21AE" w:rsidRPr="00E303FD" w:rsidRDefault="00DE21AE" w:rsidP="00E303FD">
      <w:pPr>
        <w:pStyle w:val="Capa-Folhaderosto"/>
      </w:pPr>
      <w:r w:rsidRPr="00E303FD">
        <w:t xml:space="preserve">Éder da silva ramos </w:t>
      </w:r>
    </w:p>
    <w:p w14:paraId="7873F2CC" w14:textId="77777777" w:rsidR="00DE21AE" w:rsidRPr="00E303FD" w:rsidRDefault="00DE21AE" w:rsidP="00E303FD">
      <w:pPr>
        <w:pStyle w:val="Capa-Folhaderosto"/>
      </w:pPr>
    </w:p>
    <w:p w14:paraId="13366FBA" w14:textId="77777777" w:rsidR="00DE21AE" w:rsidRPr="00E303FD" w:rsidRDefault="00DE21AE" w:rsidP="00E303FD">
      <w:pPr>
        <w:pStyle w:val="Capa-Folhaderosto"/>
      </w:pPr>
    </w:p>
    <w:p w14:paraId="2A68F08A" w14:textId="77777777" w:rsidR="00DE21AE" w:rsidRPr="00E303FD" w:rsidRDefault="00DE21AE" w:rsidP="00E303FD">
      <w:pPr>
        <w:pStyle w:val="Capa-Folhaderosto"/>
      </w:pPr>
    </w:p>
    <w:p w14:paraId="16E099EE" w14:textId="77777777" w:rsidR="00DE21AE" w:rsidRPr="00E303FD" w:rsidRDefault="00DE21AE" w:rsidP="00E303FD">
      <w:pPr>
        <w:pStyle w:val="Capa-Folhaderosto"/>
      </w:pPr>
    </w:p>
    <w:p w14:paraId="417DF0FD" w14:textId="77777777" w:rsidR="00DE21AE" w:rsidRPr="00E303FD" w:rsidRDefault="00DE21AE" w:rsidP="00E303FD">
      <w:pPr>
        <w:pStyle w:val="Capa-Folhaderosto"/>
      </w:pPr>
    </w:p>
    <w:p w14:paraId="1792F639" w14:textId="77777777" w:rsidR="00DE21AE" w:rsidRPr="00E303FD" w:rsidRDefault="00DE21AE" w:rsidP="00E303FD">
      <w:pPr>
        <w:pStyle w:val="Capa-Folhaderosto"/>
      </w:pPr>
    </w:p>
    <w:p w14:paraId="7BFCBA27" w14:textId="77777777" w:rsidR="00DE21AE" w:rsidRPr="00E303FD" w:rsidRDefault="00DE21AE" w:rsidP="00E303FD">
      <w:pPr>
        <w:pStyle w:val="Capa-Folhaderosto"/>
      </w:pPr>
    </w:p>
    <w:p w14:paraId="297E5504" w14:textId="71B37D7D" w:rsidR="00DE21AE" w:rsidRDefault="00DE21AE" w:rsidP="00E303FD">
      <w:pPr>
        <w:pStyle w:val="Capa-Folhaderosto"/>
      </w:pPr>
    </w:p>
    <w:p w14:paraId="0DE21661" w14:textId="3581455B" w:rsidR="00E303FD" w:rsidRDefault="00E303FD" w:rsidP="00E303FD">
      <w:pPr>
        <w:pStyle w:val="Capa-Folhaderosto"/>
      </w:pPr>
    </w:p>
    <w:p w14:paraId="3B4E7DCA" w14:textId="4D3C7E08" w:rsidR="00E303FD" w:rsidRDefault="00E303FD" w:rsidP="00E303FD">
      <w:pPr>
        <w:pStyle w:val="Capa-Folhaderosto"/>
      </w:pPr>
    </w:p>
    <w:p w14:paraId="24BBD5F8" w14:textId="550C557F" w:rsidR="00E303FD" w:rsidRDefault="00E303FD" w:rsidP="00E303FD">
      <w:pPr>
        <w:pStyle w:val="Capa-Folhaderosto"/>
      </w:pPr>
    </w:p>
    <w:p w14:paraId="5538D123" w14:textId="77777777" w:rsidR="00E303FD" w:rsidRPr="00E303FD" w:rsidRDefault="00E303FD" w:rsidP="00E303FD">
      <w:pPr>
        <w:pStyle w:val="Capa-Folhaderosto"/>
      </w:pPr>
    </w:p>
    <w:p w14:paraId="6E90550A" w14:textId="62F25B29" w:rsidR="00DE21AE" w:rsidRPr="00E303FD" w:rsidRDefault="005F15EC" w:rsidP="00E303FD">
      <w:pPr>
        <w:pStyle w:val="Capa-Folhaderosto"/>
      </w:pPr>
      <w:r w:rsidRPr="00E303FD">
        <w:t>Estratégias de Controle de Dosagem e Mitigação de Impactos na Produção de Celulose – Estudo Comparativo entre o Norte Pioneiro do Paraná e Minas Gerais</w:t>
      </w:r>
    </w:p>
    <w:p w14:paraId="321B51A0" w14:textId="77777777" w:rsidR="00DE21AE" w:rsidRPr="00E303FD" w:rsidRDefault="00DE21AE" w:rsidP="00E303FD">
      <w:pPr>
        <w:pStyle w:val="Capa-Folhaderosto"/>
      </w:pPr>
    </w:p>
    <w:p w14:paraId="5D173DAA" w14:textId="77777777" w:rsidR="00DE21AE" w:rsidRPr="00E303FD" w:rsidRDefault="00DE21AE" w:rsidP="00E303FD">
      <w:pPr>
        <w:pStyle w:val="Capa-Folhaderosto"/>
      </w:pPr>
    </w:p>
    <w:p w14:paraId="5FA59B17" w14:textId="77777777" w:rsidR="00DE21AE" w:rsidRPr="00E303FD" w:rsidRDefault="00DE21AE" w:rsidP="00E303FD">
      <w:pPr>
        <w:pStyle w:val="Capa-Folhaderosto"/>
      </w:pPr>
    </w:p>
    <w:p w14:paraId="6F3BB69E" w14:textId="77777777" w:rsidR="00DE21AE" w:rsidRPr="00E303FD" w:rsidRDefault="00DE21AE" w:rsidP="00E303FD">
      <w:pPr>
        <w:pStyle w:val="Capa-Folhaderosto"/>
      </w:pPr>
    </w:p>
    <w:p w14:paraId="60D9AF80" w14:textId="77777777" w:rsidR="00DE21AE" w:rsidRPr="00E303FD" w:rsidRDefault="00DE21AE" w:rsidP="00E303FD">
      <w:pPr>
        <w:pStyle w:val="Capa-Folhaderosto"/>
      </w:pPr>
    </w:p>
    <w:p w14:paraId="1A2EB51E" w14:textId="77777777" w:rsidR="00DE21AE" w:rsidRPr="00E303FD" w:rsidRDefault="00DE21AE" w:rsidP="00E303FD">
      <w:pPr>
        <w:pStyle w:val="Capa-Folhaderosto"/>
      </w:pPr>
    </w:p>
    <w:p w14:paraId="0CE6FDCB" w14:textId="77777777" w:rsidR="00DE21AE" w:rsidRPr="00E303FD" w:rsidRDefault="00DE21AE" w:rsidP="00E303FD">
      <w:pPr>
        <w:pStyle w:val="Capa-Folhaderosto"/>
      </w:pPr>
    </w:p>
    <w:p w14:paraId="14A30993" w14:textId="77777777" w:rsidR="00DE21AE" w:rsidRPr="00E303FD" w:rsidRDefault="00DE21AE" w:rsidP="00E303FD">
      <w:pPr>
        <w:pStyle w:val="Capa-Folhaderosto"/>
      </w:pPr>
    </w:p>
    <w:p w14:paraId="4DB3020D" w14:textId="77777777" w:rsidR="00DE21AE" w:rsidRPr="00E303FD" w:rsidRDefault="00DE21AE" w:rsidP="00E303FD">
      <w:pPr>
        <w:pStyle w:val="Capa-Folhaderosto"/>
      </w:pPr>
    </w:p>
    <w:p w14:paraId="676288A8" w14:textId="77777777" w:rsidR="00DE21AE" w:rsidRPr="00E303FD" w:rsidRDefault="00DE21AE" w:rsidP="00E303FD">
      <w:pPr>
        <w:pStyle w:val="Capa-Folhaderosto"/>
      </w:pPr>
    </w:p>
    <w:p w14:paraId="4A21905D" w14:textId="77777777" w:rsidR="00DE21AE" w:rsidRPr="00E303FD" w:rsidRDefault="00DE21AE" w:rsidP="00E303FD">
      <w:pPr>
        <w:pStyle w:val="Capa-Folhaderosto"/>
      </w:pPr>
    </w:p>
    <w:p w14:paraId="3E2FCAAD" w14:textId="470AE49B" w:rsidR="00537D07" w:rsidRPr="00E303FD" w:rsidRDefault="00537D07" w:rsidP="00E303FD">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14:paraId="23438E36" w14:textId="77777777" w:rsidR="00E303FD" w:rsidRDefault="00E303FD" w:rsidP="00E303FD">
      <w:pPr>
        <w:pStyle w:val="Capa-Folhaderosto"/>
      </w:pPr>
    </w:p>
    <w:p w14:paraId="70DC30A1" w14:textId="1EA10B84" w:rsidR="00DE21AE" w:rsidRPr="00E303FD" w:rsidRDefault="00AF7B16" w:rsidP="00E303FD">
      <w:pPr>
        <w:pStyle w:val="Capa-Folhaderosto"/>
      </w:pPr>
      <w:r w:rsidRPr="00E303FD">
        <w:t>LENÇÓIS PAULISTA</w:t>
      </w:r>
    </w:p>
    <w:p w14:paraId="4A429111" w14:textId="4213276B" w:rsidR="00DE21AE" w:rsidRDefault="00DE21AE" w:rsidP="00E303FD">
      <w:pPr>
        <w:pStyle w:val="Capa-Folhaderosto"/>
      </w:pPr>
      <w:r w:rsidRPr="00E303FD">
        <w:t>20</w:t>
      </w:r>
      <w:r w:rsidR="00AF7B16" w:rsidRPr="00E303FD">
        <w:t>25</w:t>
      </w:r>
    </w:p>
    <w:p w14:paraId="2A97E51B" w14:textId="77777777" w:rsidR="00013B22" w:rsidRPr="00E303FD" w:rsidRDefault="00013B22" w:rsidP="00013B22">
      <w:pPr>
        <w:pStyle w:val="Capa-Folhaderosto"/>
      </w:pPr>
      <w:r w:rsidRPr="00E303FD">
        <w:lastRenderedPageBreak/>
        <w:t xml:space="preserve">Éder da silva ramos </w:t>
      </w:r>
    </w:p>
    <w:p w14:paraId="73DC1A25" w14:textId="5DE3FB52" w:rsidR="00013B22" w:rsidRDefault="00013B22" w:rsidP="00E303FD">
      <w:pPr>
        <w:pStyle w:val="Capa-Folhaderosto"/>
      </w:pPr>
    </w:p>
    <w:p w14:paraId="0E2D58A0" w14:textId="7CADB1D0" w:rsidR="00013B22" w:rsidRDefault="00013B22" w:rsidP="00E303FD">
      <w:pPr>
        <w:pStyle w:val="Capa-Folhaderosto"/>
      </w:pPr>
    </w:p>
    <w:p w14:paraId="2E8B618A" w14:textId="3429B10B" w:rsidR="00013B22" w:rsidRDefault="00013B22" w:rsidP="00E303FD">
      <w:pPr>
        <w:pStyle w:val="Capa-Folhaderosto"/>
      </w:pPr>
    </w:p>
    <w:p w14:paraId="3E79B888" w14:textId="5EA90276" w:rsidR="00013B22" w:rsidRDefault="00013B22" w:rsidP="00E303FD">
      <w:pPr>
        <w:pStyle w:val="Capa-Folhaderosto"/>
      </w:pPr>
    </w:p>
    <w:p w14:paraId="14D04688" w14:textId="152E84D5" w:rsidR="00013B22" w:rsidRDefault="00013B22" w:rsidP="00E303FD">
      <w:pPr>
        <w:pStyle w:val="Capa-Folhaderosto"/>
      </w:pPr>
    </w:p>
    <w:p w14:paraId="34AAA669" w14:textId="11BEEB7B" w:rsidR="00013B22" w:rsidRDefault="00013B22" w:rsidP="00E303FD">
      <w:pPr>
        <w:pStyle w:val="Capa-Folhaderosto"/>
      </w:pPr>
    </w:p>
    <w:p w14:paraId="645C7F49" w14:textId="4B8BF6CD" w:rsidR="00013B22" w:rsidRDefault="00013B22" w:rsidP="00E303FD">
      <w:pPr>
        <w:pStyle w:val="Capa-Folhaderosto"/>
      </w:pPr>
    </w:p>
    <w:p w14:paraId="5387E3CC" w14:textId="1F3AF456" w:rsidR="00013B22" w:rsidRDefault="00013B22" w:rsidP="00E303FD">
      <w:pPr>
        <w:pStyle w:val="Capa-Folhaderosto"/>
      </w:pPr>
    </w:p>
    <w:p w14:paraId="33BC37F2" w14:textId="56BB1B4D" w:rsidR="00013B22" w:rsidRDefault="00013B22" w:rsidP="00E303FD">
      <w:pPr>
        <w:pStyle w:val="Capa-Folhaderosto"/>
      </w:pPr>
    </w:p>
    <w:p w14:paraId="63133163" w14:textId="725A89B0" w:rsidR="00013B22" w:rsidRDefault="00013B22" w:rsidP="00E303FD">
      <w:pPr>
        <w:pStyle w:val="Capa-Folhaderosto"/>
      </w:pPr>
    </w:p>
    <w:p w14:paraId="16612644" w14:textId="2805C5F6" w:rsidR="00013B22" w:rsidRDefault="00013B22" w:rsidP="00E303FD">
      <w:pPr>
        <w:pStyle w:val="Capa-Folhaderosto"/>
      </w:pPr>
    </w:p>
    <w:p w14:paraId="00883E3F" w14:textId="05C89C21" w:rsidR="00013B22" w:rsidRDefault="00013B22" w:rsidP="00E303FD">
      <w:pPr>
        <w:pStyle w:val="Capa-Folhaderosto"/>
      </w:pPr>
    </w:p>
    <w:p w14:paraId="3EF8E04F" w14:textId="77777777" w:rsidR="00135893" w:rsidRPr="00E303FD" w:rsidRDefault="00135893" w:rsidP="00135893">
      <w:pPr>
        <w:pStyle w:val="Capa-Folhaderosto"/>
      </w:pPr>
      <w:r w:rsidRPr="00E303FD">
        <w:t>Estratégias de Controle de Dosagem e Mitigação de Impactos na Produção de Celulose – Estudo Comparativo entre o Norte Pioneiro do Paraná e Minas Gerais</w:t>
      </w:r>
    </w:p>
    <w:p w14:paraId="7C1A5C07" w14:textId="1A496D2B" w:rsidR="00013B22" w:rsidRDefault="00013B22" w:rsidP="00E303FD">
      <w:pPr>
        <w:pStyle w:val="Capa-Folhaderosto"/>
      </w:pPr>
    </w:p>
    <w:p w14:paraId="0DEDBF26" w14:textId="74CAD4F1" w:rsidR="00013B22" w:rsidRDefault="00013B22" w:rsidP="00E303FD">
      <w:pPr>
        <w:pStyle w:val="Capa-Folhaderosto"/>
      </w:pPr>
    </w:p>
    <w:p w14:paraId="72CAA3D2" w14:textId="11C4077E" w:rsidR="00EE7077" w:rsidRPr="00421E9B" w:rsidRDefault="00EE7077" w:rsidP="00421E9B">
      <w:pPr>
        <w:spacing w:line="240" w:lineRule="auto"/>
        <w:ind w:left="4536"/>
        <w:jc w:val="both"/>
        <w:rPr>
          <w:rFonts w:ascii="Arial" w:hAnsi="Arial" w:cs="Arial"/>
          <w:bCs/>
          <w:sz w:val="20"/>
          <w:szCs w:val="20"/>
        </w:rPr>
      </w:pPr>
      <w:r w:rsidRPr="00421E9B">
        <w:rPr>
          <w:rFonts w:ascii="Arial" w:hAnsi="Arial" w:cs="Arial"/>
          <w:sz w:val="20"/>
          <w:szCs w:val="20"/>
        </w:rPr>
        <w:t xml:space="preserve">Monografia apresentada como </w:t>
      </w:r>
      <w:r w:rsidR="00C5179C" w:rsidRPr="00421E9B">
        <w:rPr>
          <w:rFonts w:ascii="Arial" w:hAnsi="Arial" w:cs="Arial"/>
          <w:sz w:val="20"/>
          <w:szCs w:val="20"/>
        </w:rPr>
        <w:t>requisito à</w:t>
      </w:r>
      <w:r w:rsidRPr="00421E9B">
        <w:rPr>
          <w:rFonts w:ascii="Arial" w:hAnsi="Arial" w:cs="Arial"/>
          <w:sz w:val="20"/>
          <w:szCs w:val="20"/>
        </w:rPr>
        <w:t xml:space="preserve"> obtenção do título de Especialista</w:t>
      </w:r>
      <w:r w:rsidR="00BA732D" w:rsidRPr="00421E9B">
        <w:rPr>
          <w:rFonts w:ascii="Arial" w:hAnsi="Arial" w:cs="Arial"/>
          <w:sz w:val="20"/>
          <w:szCs w:val="20"/>
        </w:rPr>
        <w:t xml:space="preserve">, Curso de MBA em </w:t>
      </w:r>
      <w:r w:rsidRPr="00421E9B">
        <w:rPr>
          <w:rFonts w:ascii="Arial" w:hAnsi="Arial" w:cs="Arial"/>
          <w:bCs/>
          <w:sz w:val="20"/>
          <w:szCs w:val="20"/>
        </w:rPr>
        <w:t>Gestão Florestal</w:t>
      </w:r>
      <w:r w:rsidR="00BA732D" w:rsidRPr="00421E9B">
        <w:rPr>
          <w:rFonts w:ascii="Arial" w:hAnsi="Arial" w:cs="Arial"/>
          <w:bCs/>
          <w:sz w:val="20"/>
          <w:szCs w:val="20"/>
        </w:rPr>
        <w:t>,</w:t>
      </w:r>
      <w:r w:rsidR="00C5179C" w:rsidRPr="00421E9B">
        <w:rPr>
          <w:rFonts w:ascii="Arial" w:hAnsi="Arial" w:cs="Arial"/>
          <w:bCs/>
          <w:sz w:val="20"/>
          <w:szCs w:val="20"/>
        </w:rPr>
        <w:t xml:space="preserve"> Setor de Ciências Agrárias, </w:t>
      </w:r>
      <w:r w:rsidR="00C5179C" w:rsidRPr="00421E9B">
        <w:rPr>
          <w:rFonts w:ascii="Arial" w:hAnsi="Arial" w:cs="Arial"/>
          <w:sz w:val="20"/>
          <w:szCs w:val="20"/>
          <w:shd w:val="clear" w:color="auto" w:fill="FFFFFF"/>
        </w:rPr>
        <w:t>Universidade Federal do Paraná.</w:t>
      </w:r>
      <w:r w:rsidR="00BA732D" w:rsidRPr="00421E9B">
        <w:rPr>
          <w:rFonts w:ascii="Arial" w:hAnsi="Arial" w:cs="Arial"/>
          <w:bCs/>
          <w:sz w:val="20"/>
          <w:szCs w:val="20"/>
        </w:rPr>
        <w:t xml:space="preserve"> </w:t>
      </w:r>
    </w:p>
    <w:p w14:paraId="24580DF9" w14:textId="62651867" w:rsidR="00013B22" w:rsidRPr="00421E9B" w:rsidRDefault="00013B22" w:rsidP="00421E9B">
      <w:pPr>
        <w:spacing w:line="240" w:lineRule="auto"/>
        <w:jc w:val="both"/>
        <w:rPr>
          <w:rFonts w:ascii="Arial" w:hAnsi="Arial" w:cs="Arial"/>
          <w:sz w:val="20"/>
          <w:szCs w:val="20"/>
        </w:rPr>
      </w:pPr>
    </w:p>
    <w:p w14:paraId="60B921AD" w14:textId="538ABF21" w:rsidR="00C5179C" w:rsidRPr="00421E9B" w:rsidRDefault="00C5179C" w:rsidP="00421E9B">
      <w:pPr>
        <w:pStyle w:val="Ttulo2"/>
        <w:shd w:val="clear" w:color="auto" w:fill="FFFFFF"/>
        <w:spacing w:before="0" w:after="180" w:line="240" w:lineRule="auto"/>
        <w:ind w:left="4536"/>
        <w:jc w:val="both"/>
        <w:textAlignment w:val="baseline"/>
        <w:rPr>
          <w:rFonts w:ascii="Arial" w:hAnsi="Arial" w:cs="Arial"/>
          <w:color w:val="auto"/>
          <w:sz w:val="20"/>
          <w:szCs w:val="20"/>
        </w:rPr>
      </w:pPr>
      <w:r w:rsidRPr="00421E9B">
        <w:rPr>
          <w:rFonts w:ascii="Arial" w:hAnsi="Arial" w:cs="Arial"/>
          <w:color w:val="auto"/>
          <w:sz w:val="20"/>
          <w:szCs w:val="20"/>
        </w:rPr>
        <w:t>Orientador: Prof. Dr. Joao Carlos Garzel Leodoro da Silva</w:t>
      </w:r>
    </w:p>
    <w:p w14:paraId="2B573725" w14:textId="4BEB60BB" w:rsidR="00013B22" w:rsidRDefault="00013B22" w:rsidP="00CC4895">
      <w:pPr>
        <w:pStyle w:val="Capa-Folhaderosto"/>
      </w:pPr>
    </w:p>
    <w:p w14:paraId="1FEABB0E" w14:textId="0B16C8C1" w:rsidR="00013B22" w:rsidRDefault="00013B22" w:rsidP="00CC4895">
      <w:pPr>
        <w:pStyle w:val="Capa-Folhaderosto"/>
      </w:pPr>
    </w:p>
    <w:p w14:paraId="04203E3A" w14:textId="63FFEDB1" w:rsidR="00013B22" w:rsidRDefault="00013B22" w:rsidP="00CC4895">
      <w:pPr>
        <w:pStyle w:val="Capa-Folhaderosto"/>
      </w:pPr>
    </w:p>
    <w:p w14:paraId="6C4E8919" w14:textId="1BEE7035" w:rsidR="00013B22" w:rsidRDefault="00013B22" w:rsidP="00CC4895">
      <w:pPr>
        <w:pStyle w:val="Capa-Folhaderosto"/>
      </w:pPr>
    </w:p>
    <w:p w14:paraId="255358ED" w14:textId="0987545E" w:rsidR="00013B22" w:rsidRDefault="00013B22" w:rsidP="00CC4895">
      <w:pPr>
        <w:pStyle w:val="Capa-Folhaderosto"/>
      </w:pPr>
    </w:p>
    <w:p w14:paraId="27BC4C94" w14:textId="7DD2869B" w:rsidR="00013B22" w:rsidRDefault="00013B22" w:rsidP="00CC4895">
      <w:pPr>
        <w:pStyle w:val="Capa-Folhaderosto"/>
      </w:pPr>
    </w:p>
    <w:p w14:paraId="1082D508" w14:textId="06335CF7" w:rsidR="00013B22" w:rsidRDefault="00013B22" w:rsidP="00CC4895">
      <w:pPr>
        <w:pStyle w:val="Capa-Folhaderosto"/>
      </w:pPr>
    </w:p>
    <w:p w14:paraId="7B822706" w14:textId="4B201354" w:rsidR="00013B22" w:rsidRDefault="00013B22" w:rsidP="00CC4895">
      <w:pPr>
        <w:pStyle w:val="Capa-Folhaderosto"/>
      </w:pPr>
    </w:p>
    <w:p w14:paraId="28926AFD" w14:textId="141F2DDA" w:rsidR="00013B22" w:rsidRDefault="00013B22" w:rsidP="00CC4895">
      <w:pPr>
        <w:pStyle w:val="Capa-Folhaderosto"/>
      </w:pPr>
    </w:p>
    <w:p w14:paraId="1ABBAA04" w14:textId="77777777" w:rsidR="00135893" w:rsidRPr="00E303FD" w:rsidRDefault="00135893" w:rsidP="00CC4895">
      <w:pPr>
        <w:pStyle w:val="Capa-Folhaderosto"/>
      </w:pPr>
      <w:r w:rsidRPr="00E303FD">
        <w:t>LENÇÓIS PAULISTA</w:t>
      </w:r>
    </w:p>
    <w:p w14:paraId="2C7625B5" w14:textId="77777777" w:rsidR="00135893" w:rsidRDefault="00135893" w:rsidP="00CC4895">
      <w:pPr>
        <w:pStyle w:val="Capa-Folhaderosto"/>
      </w:pPr>
      <w:r w:rsidRPr="00E303FD">
        <w:t>2025</w:t>
      </w:r>
    </w:p>
    <w:p w14:paraId="7675E7F8" w14:textId="2BAAA327" w:rsidR="00013B22" w:rsidRPr="006C26E7" w:rsidRDefault="006C26E7" w:rsidP="00E303FD">
      <w:pPr>
        <w:pStyle w:val="Capa-Folhaderosto"/>
      </w:pPr>
      <w:r w:rsidRPr="006C26E7">
        <w:lastRenderedPageBreak/>
        <w:t>TERMO DE APROVAÇÃO</w:t>
      </w:r>
    </w:p>
    <w:p w14:paraId="559F56DF" w14:textId="5CD499DA" w:rsidR="00013B22" w:rsidRDefault="00013B22" w:rsidP="00E303FD">
      <w:pPr>
        <w:pStyle w:val="Capa-Folhaderosto"/>
      </w:pPr>
    </w:p>
    <w:p w14:paraId="631F2F2A" w14:textId="3E613879" w:rsidR="00013B22" w:rsidRDefault="00013B22" w:rsidP="00E303FD">
      <w:pPr>
        <w:pStyle w:val="Capa-Folhaderosto"/>
      </w:pPr>
    </w:p>
    <w:p w14:paraId="32C0481C" w14:textId="159B1EF5" w:rsidR="00013B22" w:rsidRDefault="00013B22" w:rsidP="00E303FD">
      <w:pPr>
        <w:pStyle w:val="Capa-Folhaderosto"/>
      </w:pPr>
    </w:p>
    <w:p w14:paraId="7AFF6D19" w14:textId="4C41DAC5" w:rsidR="00013B22" w:rsidRDefault="00013B22" w:rsidP="00E303FD">
      <w:pPr>
        <w:pStyle w:val="Capa-Folhaderosto"/>
      </w:pPr>
    </w:p>
    <w:p w14:paraId="15729BF9" w14:textId="68D66237" w:rsidR="006C26E7" w:rsidRDefault="006C26E7" w:rsidP="00E303FD">
      <w:pPr>
        <w:pStyle w:val="Capa-Folhaderosto"/>
      </w:pPr>
    </w:p>
    <w:p w14:paraId="0382D21E" w14:textId="4CC37F39" w:rsidR="006C26E7" w:rsidRDefault="006C26E7" w:rsidP="00E303FD">
      <w:pPr>
        <w:pStyle w:val="Capa-Folhaderosto"/>
      </w:pPr>
    </w:p>
    <w:p w14:paraId="02F47BA3" w14:textId="7837CC17" w:rsidR="006C26E7" w:rsidRDefault="006C26E7" w:rsidP="00E303FD">
      <w:pPr>
        <w:pStyle w:val="Capa-Folhaderosto"/>
      </w:pPr>
    </w:p>
    <w:p w14:paraId="0F9D9130" w14:textId="2AD7882D" w:rsidR="006C26E7" w:rsidRDefault="006C26E7" w:rsidP="00E303FD">
      <w:pPr>
        <w:pStyle w:val="Capa-Folhaderosto"/>
      </w:pPr>
    </w:p>
    <w:p w14:paraId="298FE07E" w14:textId="0FA419D1" w:rsidR="006C26E7" w:rsidRDefault="006C26E7" w:rsidP="00E303FD">
      <w:pPr>
        <w:pStyle w:val="Capa-Folhaderosto"/>
      </w:pPr>
    </w:p>
    <w:p w14:paraId="257F2AD0" w14:textId="1A9A36C5" w:rsidR="006C26E7" w:rsidRDefault="006C26E7" w:rsidP="00E303FD">
      <w:pPr>
        <w:pStyle w:val="Capa-Folhaderosto"/>
      </w:pPr>
    </w:p>
    <w:p w14:paraId="2933E8CD" w14:textId="4776D404" w:rsidR="006C26E7" w:rsidRDefault="006C26E7" w:rsidP="00E303FD">
      <w:pPr>
        <w:pStyle w:val="Capa-Folhaderosto"/>
      </w:pPr>
    </w:p>
    <w:p w14:paraId="34B08B99" w14:textId="73E846DE" w:rsidR="006C26E7" w:rsidRDefault="006C26E7" w:rsidP="00E303FD">
      <w:pPr>
        <w:pStyle w:val="Capa-Folhaderosto"/>
      </w:pPr>
    </w:p>
    <w:p w14:paraId="30F3AE22" w14:textId="0F6C0F05" w:rsidR="006C26E7" w:rsidRDefault="006C26E7" w:rsidP="00E303FD">
      <w:pPr>
        <w:pStyle w:val="Capa-Folhaderosto"/>
      </w:pPr>
    </w:p>
    <w:p w14:paraId="3F88DCED" w14:textId="00904D16" w:rsidR="006C26E7" w:rsidRDefault="006C26E7" w:rsidP="00E303FD">
      <w:pPr>
        <w:pStyle w:val="Capa-Folhaderosto"/>
      </w:pPr>
    </w:p>
    <w:p w14:paraId="3AEA086E" w14:textId="3F5229B9" w:rsidR="006C26E7" w:rsidRDefault="006C26E7" w:rsidP="00E303FD">
      <w:pPr>
        <w:pStyle w:val="Capa-Folhaderosto"/>
      </w:pPr>
    </w:p>
    <w:p w14:paraId="4E176144" w14:textId="71FB5D58" w:rsidR="006C26E7" w:rsidRDefault="006C26E7" w:rsidP="00E303FD">
      <w:pPr>
        <w:pStyle w:val="Capa-Folhaderosto"/>
      </w:pPr>
    </w:p>
    <w:p w14:paraId="5338EB89" w14:textId="49B0B645" w:rsidR="006C26E7" w:rsidRDefault="006C26E7" w:rsidP="00E303FD">
      <w:pPr>
        <w:pStyle w:val="Capa-Folhaderosto"/>
      </w:pPr>
    </w:p>
    <w:p w14:paraId="1B4D4431" w14:textId="7E3DDE71" w:rsidR="006C26E7" w:rsidRDefault="006C26E7" w:rsidP="00E303FD">
      <w:pPr>
        <w:pStyle w:val="Capa-Folhaderosto"/>
      </w:pPr>
    </w:p>
    <w:p w14:paraId="268BA2AB" w14:textId="55EC3949" w:rsidR="006C26E7" w:rsidRDefault="006C26E7" w:rsidP="00E303FD">
      <w:pPr>
        <w:pStyle w:val="Capa-Folhaderosto"/>
      </w:pPr>
    </w:p>
    <w:p w14:paraId="625E8414" w14:textId="5EFDD5F2" w:rsidR="006C26E7" w:rsidRDefault="006C26E7" w:rsidP="00E303FD">
      <w:pPr>
        <w:pStyle w:val="Capa-Folhaderosto"/>
      </w:pPr>
    </w:p>
    <w:p w14:paraId="4B058738" w14:textId="2E21552C" w:rsidR="006C26E7" w:rsidRDefault="006C26E7" w:rsidP="00E303FD">
      <w:pPr>
        <w:pStyle w:val="Capa-Folhaderosto"/>
      </w:pPr>
    </w:p>
    <w:p w14:paraId="4FCD4D0E" w14:textId="1211E449" w:rsidR="006C26E7" w:rsidRDefault="006C26E7" w:rsidP="00E303FD">
      <w:pPr>
        <w:pStyle w:val="Capa-Folhaderosto"/>
      </w:pPr>
    </w:p>
    <w:p w14:paraId="536F81F6" w14:textId="77D9921B" w:rsidR="006C26E7" w:rsidRDefault="006C26E7" w:rsidP="00E303FD">
      <w:pPr>
        <w:pStyle w:val="Capa-Folhaderosto"/>
      </w:pPr>
    </w:p>
    <w:p w14:paraId="70C70A8B" w14:textId="1EEC76B3" w:rsidR="006C26E7" w:rsidRDefault="006C26E7" w:rsidP="00E303FD">
      <w:pPr>
        <w:pStyle w:val="Capa-Folhaderosto"/>
      </w:pPr>
    </w:p>
    <w:p w14:paraId="709282C5" w14:textId="3FAFC64A" w:rsidR="006C26E7" w:rsidRDefault="006C26E7" w:rsidP="00E303FD">
      <w:pPr>
        <w:pStyle w:val="Capa-Folhaderosto"/>
      </w:pPr>
    </w:p>
    <w:p w14:paraId="5556CF23" w14:textId="7E554BC6" w:rsidR="006C26E7" w:rsidRDefault="006C26E7" w:rsidP="00E303FD">
      <w:pPr>
        <w:pStyle w:val="Capa-Folhaderosto"/>
      </w:pPr>
    </w:p>
    <w:p w14:paraId="2948F7DF" w14:textId="6F59F31C" w:rsidR="006C26E7" w:rsidRDefault="006C26E7" w:rsidP="00E303FD">
      <w:pPr>
        <w:pStyle w:val="Capa-Folhaderosto"/>
      </w:pPr>
    </w:p>
    <w:p w14:paraId="68D075DA" w14:textId="20460FA1" w:rsidR="006C26E7" w:rsidRDefault="006C26E7" w:rsidP="00E303FD">
      <w:pPr>
        <w:pStyle w:val="Capa-Folhaderosto"/>
      </w:pPr>
    </w:p>
    <w:p w14:paraId="3AD24863" w14:textId="302FE0F2" w:rsidR="006C26E7" w:rsidRDefault="006C26E7" w:rsidP="00E303FD">
      <w:pPr>
        <w:pStyle w:val="Capa-Folhaderosto"/>
      </w:pPr>
    </w:p>
    <w:p w14:paraId="37D57BBB" w14:textId="13F88A48" w:rsidR="006C26E7" w:rsidRDefault="006C26E7" w:rsidP="00E303FD">
      <w:pPr>
        <w:pStyle w:val="Capa-Folhaderosto"/>
      </w:pPr>
    </w:p>
    <w:p w14:paraId="40DD9B5D" w14:textId="109E02E6" w:rsidR="006C26E7" w:rsidRDefault="006C26E7" w:rsidP="00E303FD">
      <w:pPr>
        <w:pStyle w:val="Capa-Folhaderosto"/>
      </w:pPr>
    </w:p>
    <w:p w14:paraId="18E1E94E" w14:textId="2DC00E35" w:rsidR="006C26E7" w:rsidRDefault="006C26E7" w:rsidP="00E303FD">
      <w:pPr>
        <w:pStyle w:val="Capa-Folhaderosto"/>
      </w:pPr>
    </w:p>
    <w:p w14:paraId="3BEDDBEC" w14:textId="2F1AD051" w:rsidR="006C26E7" w:rsidRDefault="006C26E7" w:rsidP="00E303FD">
      <w:pPr>
        <w:pStyle w:val="Capa-Folhaderosto"/>
      </w:pPr>
    </w:p>
    <w:p w14:paraId="32B67643" w14:textId="22FB9ECF" w:rsidR="006C26E7" w:rsidRPr="006C26E7" w:rsidRDefault="006C26E7" w:rsidP="006C26E7">
      <w:pPr>
        <w:pStyle w:val="Capa-Folhaderosto"/>
        <w:rPr>
          <w:b/>
        </w:rPr>
      </w:pPr>
      <w:r w:rsidRPr="006C26E7">
        <w:rPr>
          <w:b/>
        </w:rPr>
        <w:lastRenderedPageBreak/>
        <w:t>RESUMO</w:t>
      </w:r>
    </w:p>
    <w:p w14:paraId="2A082FAF" w14:textId="171A272A" w:rsidR="006C26E7" w:rsidRDefault="006C26E7" w:rsidP="00E303FD">
      <w:pPr>
        <w:pStyle w:val="Capa-Folhaderosto"/>
      </w:pPr>
    </w:p>
    <w:p w14:paraId="615D40E2" w14:textId="1F0D90F2" w:rsidR="006C26E7" w:rsidRPr="006C26E7" w:rsidRDefault="006C26E7" w:rsidP="006C26E7">
      <w:pPr>
        <w:spacing w:line="240" w:lineRule="auto"/>
        <w:jc w:val="both"/>
        <w:rPr>
          <w:rFonts w:ascii="Arial" w:hAnsi="Arial" w:cs="Arial"/>
          <w:sz w:val="24"/>
        </w:rPr>
      </w:pPr>
      <w:r w:rsidRPr="006C26E7">
        <w:rPr>
          <w:rFonts w:ascii="Arial" w:hAnsi="Arial" w:cs="Arial"/>
          <w:sz w:val="24"/>
        </w:rPr>
        <w:t xml:space="preserve">Palavras-chave: </w:t>
      </w:r>
    </w:p>
    <w:p w14:paraId="68BFAED4" w14:textId="41A8F7DE" w:rsidR="006C26E7" w:rsidRDefault="006C26E7" w:rsidP="00E303FD">
      <w:pPr>
        <w:pStyle w:val="Capa-Folhaderosto"/>
      </w:pPr>
    </w:p>
    <w:p w14:paraId="0A39CF4D" w14:textId="66D273AB" w:rsidR="006C26E7" w:rsidRDefault="006C26E7" w:rsidP="00E303FD">
      <w:pPr>
        <w:pStyle w:val="Capa-Folhaderosto"/>
      </w:pPr>
    </w:p>
    <w:p w14:paraId="32AC57E4" w14:textId="18B48778" w:rsidR="006C26E7" w:rsidRDefault="006C26E7" w:rsidP="00E303FD">
      <w:pPr>
        <w:pStyle w:val="Capa-Folhaderosto"/>
      </w:pPr>
    </w:p>
    <w:p w14:paraId="60BDBE90" w14:textId="6A448E73" w:rsidR="006C26E7" w:rsidRDefault="006C26E7" w:rsidP="00E303FD">
      <w:pPr>
        <w:pStyle w:val="Capa-Folhaderosto"/>
      </w:pPr>
    </w:p>
    <w:p w14:paraId="6319C072" w14:textId="6DF8BA1D" w:rsidR="006C26E7" w:rsidRDefault="006C26E7" w:rsidP="00E303FD">
      <w:pPr>
        <w:pStyle w:val="Capa-Folhaderosto"/>
      </w:pPr>
    </w:p>
    <w:p w14:paraId="7A08EF88" w14:textId="43DA1E21" w:rsidR="006C26E7" w:rsidRDefault="006C26E7" w:rsidP="00E303FD">
      <w:pPr>
        <w:pStyle w:val="Capa-Folhaderosto"/>
      </w:pPr>
    </w:p>
    <w:p w14:paraId="21C2BD38" w14:textId="46E1D008" w:rsidR="006C26E7" w:rsidRDefault="006C26E7" w:rsidP="00E303FD">
      <w:pPr>
        <w:pStyle w:val="Capa-Folhaderosto"/>
      </w:pPr>
    </w:p>
    <w:p w14:paraId="5FF68FB5" w14:textId="10F3F391" w:rsidR="006C26E7" w:rsidRDefault="006C26E7" w:rsidP="00E303FD">
      <w:pPr>
        <w:pStyle w:val="Capa-Folhaderosto"/>
      </w:pPr>
    </w:p>
    <w:p w14:paraId="79D3A8DC" w14:textId="4802000D" w:rsidR="006C26E7" w:rsidRDefault="006C26E7" w:rsidP="00E303FD">
      <w:pPr>
        <w:pStyle w:val="Capa-Folhaderosto"/>
      </w:pPr>
    </w:p>
    <w:p w14:paraId="0FC8BD94" w14:textId="231D9BDA" w:rsidR="006C26E7" w:rsidRDefault="006C26E7" w:rsidP="00E303FD">
      <w:pPr>
        <w:pStyle w:val="Capa-Folhaderosto"/>
      </w:pPr>
    </w:p>
    <w:p w14:paraId="41F0BFCE" w14:textId="4BFB11DC" w:rsidR="006C26E7" w:rsidRDefault="006C26E7" w:rsidP="00E303FD">
      <w:pPr>
        <w:pStyle w:val="Capa-Folhaderosto"/>
      </w:pPr>
    </w:p>
    <w:p w14:paraId="79E8FE75" w14:textId="7A76D107" w:rsidR="006C26E7" w:rsidRDefault="006C26E7" w:rsidP="00E303FD">
      <w:pPr>
        <w:pStyle w:val="Capa-Folhaderosto"/>
      </w:pPr>
    </w:p>
    <w:p w14:paraId="3B3DE391" w14:textId="50500C6A" w:rsidR="006C26E7" w:rsidRDefault="006C26E7" w:rsidP="00E303FD">
      <w:pPr>
        <w:pStyle w:val="Capa-Folhaderosto"/>
      </w:pPr>
    </w:p>
    <w:p w14:paraId="29F91713" w14:textId="53F70234" w:rsidR="006C26E7" w:rsidRDefault="006C26E7" w:rsidP="00E303FD">
      <w:pPr>
        <w:pStyle w:val="Capa-Folhaderosto"/>
      </w:pPr>
    </w:p>
    <w:p w14:paraId="461C579D" w14:textId="4859E9E4" w:rsidR="006C26E7" w:rsidRDefault="006C26E7" w:rsidP="00E303FD">
      <w:pPr>
        <w:pStyle w:val="Capa-Folhaderosto"/>
      </w:pPr>
    </w:p>
    <w:p w14:paraId="3C6EB116" w14:textId="7D8C69FC" w:rsidR="006C26E7" w:rsidRDefault="006C26E7" w:rsidP="00E303FD">
      <w:pPr>
        <w:pStyle w:val="Capa-Folhaderosto"/>
      </w:pPr>
    </w:p>
    <w:p w14:paraId="0ECAF651" w14:textId="1B582804" w:rsidR="006C26E7" w:rsidRDefault="006C26E7" w:rsidP="00E303FD">
      <w:pPr>
        <w:pStyle w:val="Capa-Folhaderosto"/>
      </w:pPr>
    </w:p>
    <w:p w14:paraId="2003E9D6" w14:textId="512E7C0D" w:rsidR="006C26E7" w:rsidRDefault="006C26E7" w:rsidP="00E303FD">
      <w:pPr>
        <w:pStyle w:val="Capa-Folhaderosto"/>
      </w:pPr>
    </w:p>
    <w:p w14:paraId="7F59D93C" w14:textId="34EFBCD2" w:rsidR="006C26E7" w:rsidRDefault="006C26E7" w:rsidP="00E303FD">
      <w:pPr>
        <w:pStyle w:val="Capa-Folhaderosto"/>
      </w:pPr>
    </w:p>
    <w:p w14:paraId="6C2B9F06" w14:textId="6080A81B" w:rsidR="006C26E7" w:rsidRDefault="006C26E7" w:rsidP="00E303FD">
      <w:pPr>
        <w:pStyle w:val="Capa-Folhaderosto"/>
      </w:pPr>
    </w:p>
    <w:p w14:paraId="42BE089F" w14:textId="0F5D9C6C" w:rsidR="006C26E7" w:rsidRDefault="006C26E7" w:rsidP="00E303FD">
      <w:pPr>
        <w:pStyle w:val="Capa-Folhaderosto"/>
      </w:pPr>
    </w:p>
    <w:p w14:paraId="15469ADA" w14:textId="50AF58D6" w:rsidR="006C26E7" w:rsidRDefault="006C26E7" w:rsidP="00E303FD">
      <w:pPr>
        <w:pStyle w:val="Capa-Folhaderosto"/>
      </w:pPr>
    </w:p>
    <w:p w14:paraId="71EFFA0F" w14:textId="1E58F601" w:rsidR="006C26E7" w:rsidRDefault="006C26E7" w:rsidP="00E303FD">
      <w:pPr>
        <w:pStyle w:val="Capa-Folhaderosto"/>
      </w:pPr>
    </w:p>
    <w:p w14:paraId="55E25536" w14:textId="66EBD214" w:rsidR="006C26E7" w:rsidRDefault="006C26E7" w:rsidP="00E303FD">
      <w:pPr>
        <w:pStyle w:val="Capa-Folhaderosto"/>
      </w:pPr>
    </w:p>
    <w:p w14:paraId="7FE744D2" w14:textId="66481A48" w:rsidR="006C26E7" w:rsidRDefault="006C26E7" w:rsidP="00E303FD">
      <w:pPr>
        <w:pStyle w:val="Capa-Folhaderosto"/>
      </w:pPr>
    </w:p>
    <w:p w14:paraId="77252EDE" w14:textId="6883FE5F" w:rsidR="006C26E7" w:rsidRDefault="006C26E7" w:rsidP="00E303FD">
      <w:pPr>
        <w:pStyle w:val="Capa-Folhaderosto"/>
      </w:pPr>
    </w:p>
    <w:p w14:paraId="2AC268F1" w14:textId="7F40A4A3" w:rsidR="006C26E7" w:rsidRDefault="006C26E7" w:rsidP="00E303FD">
      <w:pPr>
        <w:pStyle w:val="Capa-Folhaderosto"/>
      </w:pPr>
    </w:p>
    <w:p w14:paraId="6DF8FF2B" w14:textId="0461FB80" w:rsidR="006C26E7" w:rsidRDefault="006C26E7" w:rsidP="00E303FD">
      <w:pPr>
        <w:pStyle w:val="Capa-Folhaderosto"/>
      </w:pPr>
    </w:p>
    <w:p w14:paraId="3DFA201D" w14:textId="3FAEBE5E" w:rsidR="006C26E7" w:rsidRDefault="006C26E7" w:rsidP="00E303FD">
      <w:pPr>
        <w:pStyle w:val="Capa-Folhaderosto"/>
      </w:pPr>
    </w:p>
    <w:p w14:paraId="2DCA0114" w14:textId="39982971" w:rsidR="006C26E7" w:rsidRDefault="006C26E7" w:rsidP="00E303FD">
      <w:pPr>
        <w:pStyle w:val="Capa-Folhaderosto"/>
      </w:pPr>
    </w:p>
    <w:p w14:paraId="1D7AB157" w14:textId="77777777" w:rsidR="006C26E7" w:rsidRDefault="006C26E7" w:rsidP="00E303FD">
      <w:pPr>
        <w:pStyle w:val="Capa-Folhaderosto"/>
      </w:pPr>
    </w:p>
    <w:p w14:paraId="31D1B8EF" w14:textId="15881FDF" w:rsidR="006C26E7" w:rsidRDefault="006C26E7" w:rsidP="006C26E7">
      <w:pPr>
        <w:pStyle w:val="Capa-Folhaderosto"/>
        <w:rPr>
          <w:b/>
        </w:rPr>
      </w:pPr>
      <w:r w:rsidRPr="006C26E7">
        <w:rPr>
          <w:b/>
        </w:rPr>
        <w:lastRenderedPageBreak/>
        <w:t>ABSTRACT</w:t>
      </w:r>
    </w:p>
    <w:p w14:paraId="223B6649" w14:textId="5BCFC1CE" w:rsidR="006C26E7" w:rsidRDefault="006C26E7" w:rsidP="006C26E7">
      <w:pPr>
        <w:pStyle w:val="Capa-Folhaderosto"/>
        <w:rPr>
          <w:b/>
        </w:rPr>
      </w:pPr>
    </w:p>
    <w:p w14:paraId="4C4ADA05" w14:textId="6A60E335" w:rsidR="006C26E7" w:rsidRPr="006C26E7" w:rsidRDefault="006C26E7" w:rsidP="006C26E7">
      <w:pPr>
        <w:spacing w:line="240" w:lineRule="auto"/>
        <w:jc w:val="both"/>
        <w:rPr>
          <w:rFonts w:ascii="Arial" w:hAnsi="Arial" w:cs="Arial"/>
          <w:sz w:val="24"/>
        </w:rPr>
      </w:pPr>
      <w:r w:rsidRPr="006C26E7">
        <w:rPr>
          <w:rFonts w:ascii="Arial" w:hAnsi="Arial" w:cs="Arial"/>
          <w:sz w:val="24"/>
        </w:rPr>
        <w:t>Keys-</w:t>
      </w:r>
      <w:proofErr w:type="spellStart"/>
      <w:r w:rsidRPr="006C26E7">
        <w:rPr>
          <w:rFonts w:ascii="Arial" w:hAnsi="Arial" w:cs="Arial"/>
          <w:sz w:val="24"/>
        </w:rPr>
        <w:t>words</w:t>
      </w:r>
      <w:proofErr w:type="spellEnd"/>
      <w:r w:rsidRPr="006C26E7">
        <w:rPr>
          <w:rFonts w:ascii="Arial" w:hAnsi="Arial" w:cs="Arial"/>
          <w:sz w:val="24"/>
        </w:rPr>
        <w:t xml:space="preserve">: </w:t>
      </w:r>
    </w:p>
    <w:p w14:paraId="6CDFA477" w14:textId="1A3C00E2" w:rsidR="006C26E7" w:rsidRDefault="006C26E7" w:rsidP="00E303FD">
      <w:pPr>
        <w:pStyle w:val="Capa-Folhaderosto"/>
      </w:pPr>
    </w:p>
    <w:p w14:paraId="0AFAB0C0" w14:textId="4E5B76A3" w:rsidR="006E7476" w:rsidRDefault="006E7476" w:rsidP="00E303FD">
      <w:pPr>
        <w:pStyle w:val="Capa-Folhaderosto"/>
      </w:pPr>
    </w:p>
    <w:p w14:paraId="25E33098" w14:textId="17CC07D8" w:rsidR="006E7476" w:rsidRDefault="006E7476" w:rsidP="00E303FD">
      <w:pPr>
        <w:pStyle w:val="Capa-Folhaderosto"/>
      </w:pPr>
    </w:p>
    <w:p w14:paraId="0955AE08" w14:textId="3702241A" w:rsidR="006E7476" w:rsidRDefault="006E7476" w:rsidP="00E303FD">
      <w:pPr>
        <w:pStyle w:val="Capa-Folhaderosto"/>
      </w:pPr>
    </w:p>
    <w:p w14:paraId="682FBFF3" w14:textId="0AE3CA90" w:rsidR="006E7476" w:rsidRDefault="006E7476" w:rsidP="00E303FD">
      <w:pPr>
        <w:pStyle w:val="Capa-Folhaderosto"/>
      </w:pPr>
    </w:p>
    <w:p w14:paraId="5FDE9E66" w14:textId="7A6F8FB5" w:rsidR="006E7476" w:rsidRDefault="006E7476" w:rsidP="00E303FD">
      <w:pPr>
        <w:pStyle w:val="Capa-Folhaderosto"/>
      </w:pPr>
    </w:p>
    <w:p w14:paraId="24E91F19" w14:textId="1E5ABDCD" w:rsidR="006E7476" w:rsidRDefault="006E7476" w:rsidP="00E303FD">
      <w:pPr>
        <w:pStyle w:val="Capa-Folhaderosto"/>
      </w:pPr>
    </w:p>
    <w:p w14:paraId="1A303266" w14:textId="460A2D20" w:rsidR="006E7476" w:rsidRDefault="006E7476" w:rsidP="00E303FD">
      <w:pPr>
        <w:pStyle w:val="Capa-Folhaderosto"/>
      </w:pPr>
    </w:p>
    <w:p w14:paraId="0F71F5B3" w14:textId="21EB9C09" w:rsidR="006E7476" w:rsidRDefault="006E7476" w:rsidP="00E303FD">
      <w:pPr>
        <w:pStyle w:val="Capa-Folhaderosto"/>
      </w:pPr>
    </w:p>
    <w:p w14:paraId="66CDCE19" w14:textId="00688434" w:rsidR="006E7476" w:rsidRDefault="006E7476" w:rsidP="00E303FD">
      <w:pPr>
        <w:pStyle w:val="Capa-Folhaderosto"/>
      </w:pPr>
    </w:p>
    <w:p w14:paraId="44A480AD" w14:textId="75E9591E" w:rsidR="006E7476" w:rsidRDefault="006E7476" w:rsidP="00E303FD">
      <w:pPr>
        <w:pStyle w:val="Capa-Folhaderosto"/>
      </w:pPr>
    </w:p>
    <w:p w14:paraId="140CCE2F" w14:textId="4A4EA555" w:rsidR="006E7476" w:rsidRDefault="006E7476" w:rsidP="00E303FD">
      <w:pPr>
        <w:pStyle w:val="Capa-Folhaderosto"/>
      </w:pPr>
    </w:p>
    <w:p w14:paraId="462999ED" w14:textId="4502F017" w:rsidR="006E7476" w:rsidRDefault="006E7476" w:rsidP="00E303FD">
      <w:pPr>
        <w:pStyle w:val="Capa-Folhaderosto"/>
      </w:pPr>
    </w:p>
    <w:p w14:paraId="1CC177C7" w14:textId="451CC377" w:rsidR="006E7476" w:rsidRDefault="006E7476" w:rsidP="00E303FD">
      <w:pPr>
        <w:pStyle w:val="Capa-Folhaderosto"/>
      </w:pPr>
    </w:p>
    <w:p w14:paraId="7B839294" w14:textId="019B3C9E" w:rsidR="006E7476" w:rsidRDefault="006E7476" w:rsidP="00E303FD">
      <w:pPr>
        <w:pStyle w:val="Capa-Folhaderosto"/>
      </w:pPr>
    </w:p>
    <w:p w14:paraId="3B712ED3" w14:textId="001E1BB1" w:rsidR="006E7476" w:rsidRDefault="006E7476" w:rsidP="00E303FD">
      <w:pPr>
        <w:pStyle w:val="Capa-Folhaderosto"/>
      </w:pPr>
    </w:p>
    <w:p w14:paraId="1E18F55F" w14:textId="3E8A0D76" w:rsidR="006E7476" w:rsidRDefault="006E7476" w:rsidP="00E303FD">
      <w:pPr>
        <w:pStyle w:val="Capa-Folhaderosto"/>
      </w:pPr>
    </w:p>
    <w:p w14:paraId="513348D3" w14:textId="377DA224" w:rsidR="006E7476" w:rsidRDefault="006E7476" w:rsidP="00E303FD">
      <w:pPr>
        <w:pStyle w:val="Capa-Folhaderosto"/>
      </w:pPr>
    </w:p>
    <w:p w14:paraId="69C21099" w14:textId="5503AF66" w:rsidR="006E7476" w:rsidRDefault="006E7476" w:rsidP="00E303FD">
      <w:pPr>
        <w:pStyle w:val="Capa-Folhaderosto"/>
      </w:pPr>
    </w:p>
    <w:p w14:paraId="096CB287" w14:textId="2A0989AF" w:rsidR="006E7476" w:rsidRDefault="006E7476" w:rsidP="00E303FD">
      <w:pPr>
        <w:pStyle w:val="Capa-Folhaderosto"/>
      </w:pPr>
    </w:p>
    <w:p w14:paraId="4AF3D198" w14:textId="06BC97F4" w:rsidR="006E7476" w:rsidRDefault="006E7476" w:rsidP="00E303FD">
      <w:pPr>
        <w:pStyle w:val="Capa-Folhaderosto"/>
      </w:pPr>
    </w:p>
    <w:p w14:paraId="0C1E160E" w14:textId="7940C337" w:rsidR="006E7476" w:rsidRDefault="006E7476" w:rsidP="00E303FD">
      <w:pPr>
        <w:pStyle w:val="Capa-Folhaderosto"/>
      </w:pPr>
    </w:p>
    <w:p w14:paraId="448E14A9" w14:textId="19BB5EA7" w:rsidR="006E7476" w:rsidRDefault="006E7476" w:rsidP="00E303FD">
      <w:pPr>
        <w:pStyle w:val="Capa-Folhaderosto"/>
      </w:pPr>
    </w:p>
    <w:p w14:paraId="442AFC8B" w14:textId="40272C19" w:rsidR="006E7476" w:rsidRDefault="006E7476" w:rsidP="00E303FD">
      <w:pPr>
        <w:pStyle w:val="Capa-Folhaderosto"/>
      </w:pPr>
    </w:p>
    <w:p w14:paraId="39D39F7D" w14:textId="069A412D" w:rsidR="006E7476" w:rsidRDefault="006E7476" w:rsidP="00E303FD">
      <w:pPr>
        <w:pStyle w:val="Capa-Folhaderosto"/>
      </w:pPr>
    </w:p>
    <w:p w14:paraId="66C308C1" w14:textId="6333B0CC" w:rsidR="006E7476" w:rsidRDefault="006E7476" w:rsidP="00E303FD">
      <w:pPr>
        <w:pStyle w:val="Capa-Folhaderosto"/>
      </w:pPr>
    </w:p>
    <w:p w14:paraId="51127666" w14:textId="4C54FD4C" w:rsidR="006E7476" w:rsidRDefault="006E7476" w:rsidP="00E303FD">
      <w:pPr>
        <w:pStyle w:val="Capa-Folhaderosto"/>
      </w:pPr>
    </w:p>
    <w:p w14:paraId="73862911" w14:textId="7CE276EB" w:rsidR="006E7476" w:rsidRDefault="006E7476" w:rsidP="00E303FD">
      <w:pPr>
        <w:pStyle w:val="Capa-Folhaderosto"/>
      </w:pPr>
    </w:p>
    <w:p w14:paraId="16F91E6B" w14:textId="6E10AAE3" w:rsidR="006E7476" w:rsidRDefault="006E7476" w:rsidP="00E303FD">
      <w:pPr>
        <w:pStyle w:val="Capa-Folhaderosto"/>
      </w:pPr>
    </w:p>
    <w:p w14:paraId="1078B344" w14:textId="77777777" w:rsidR="006E7476" w:rsidRDefault="006E7476" w:rsidP="00E303FD">
      <w:pPr>
        <w:pStyle w:val="Capa-Folhaderosto"/>
      </w:pPr>
    </w:p>
    <w:p w14:paraId="668C8EAE" w14:textId="77777777" w:rsidR="00013B22" w:rsidRPr="00E303FD" w:rsidRDefault="00013B22" w:rsidP="00E303FD">
      <w:pPr>
        <w:pStyle w:val="Capa-Folhaderosto"/>
      </w:pPr>
    </w:p>
    <w:p w14:paraId="5959E64C" w14:textId="298C6858" w:rsidR="00A458D7" w:rsidRDefault="00A458D7" w:rsidP="00792903">
      <w:pPr>
        <w:pStyle w:val="ndicedeilustraes"/>
        <w:tabs>
          <w:tab w:val="right" w:leader="dot" w:pos="9061"/>
        </w:tabs>
        <w:spacing w:line="360" w:lineRule="auto"/>
        <w:jc w:val="center"/>
        <w:rPr>
          <w:rFonts w:ascii="Arial" w:hAnsi="Arial" w:cs="Arial"/>
          <w:b/>
          <w:sz w:val="24"/>
          <w:szCs w:val="24"/>
        </w:rPr>
      </w:pPr>
      <w:r w:rsidRPr="00A458D7">
        <w:rPr>
          <w:rFonts w:ascii="Arial" w:hAnsi="Arial" w:cs="Arial"/>
          <w:b/>
          <w:sz w:val="24"/>
          <w:szCs w:val="24"/>
        </w:rPr>
        <w:lastRenderedPageBreak/>
        <w:t xml:space="preserve">LISTA DE </w:t>
      </w:r>
      <w:r w:rsidR="00792903">
        <w:rPr>
          <w:rFonts w:ascii="Arial" w:hAnsi="Arial" w:cs="Arial"/>
          <w:b/>
          <w:sz w:val="24"/>
          <w:szCs w:val="24"/>
        </w:rPr>
        <w:t>FIGURAS</w:t>
      </w:r>
    </w:p>
    <w:p w14:paraId="68E4E812" w14:textId="77777777" w:rsidR="000131F1" w:rsidRPr="000131F1" w:rsidRDefault="000131F1" w:rsidP="00792903">
      <w:pPr>
        <w:spacing w:line="360" w:lineRule="auto"/>
      </w:pPr>
    </w:p>
    <w:p w14:paraId="6B837B36" w14:textId="22D00B0B" w:rsidR="008B13E6" w:rsidRPr="008B13E6" w:rsidRDefault="005D3FED" w:rsidP="008B13E6">
      <w:pPr>
        <w:pStyle w:val="ndicedeilustraes"/>
        <w:tabs>
          <w:tab w:val="right" w:leader="dot" w:pos="9061"/>
        </w:tabs>
        <w:spacing w:line="360" w:lineRule="auto"/>
        <w:jc w:val="both"/>
        <w:rPr>
          <w:rStyle w:val="Hyperlink"/>
          <w:rFonts w:ascii="Arial" w:hAnsi="Arial" w:cs="Arial"/>
          <w:color w:val="auto"/>
          <w:sz w:val="24"/>
          <w:szCs w:val="24"/>
        </w:rPr>
      </w:pPr>
      <w:r w:rsidRPr="00792903">
        <w:rPr>
          <w:rFonts w:ascii="Arial" w:hAnsi="Arial" w:cs="Arial"/>
          <w:sz w:val="24"/>
          <w:szCs w:val="24"/>
        </w:rPr>
        <w:fldChar w:fldCharType="begin"/>
      </w:r>
      <w:r w:rsidRPr="00792903">
        <w:rPr>
          <w:rFonts w:ascii="Arial" w:hAnsi="Arial" w:cs="Arial"/>
          <w:sz w:val="24"/>
          <w:szCs w:val="24"/>
        </w:rPr>
        <w:instrText xml:space="preserve"> TOC \h \z \c "Figura" </w:instrText>
      </w:r>
      <w:r w:rsidRPr="00792903">
        <w:rPr>
          <w:rFonts w:ascii="Arial" w:hAnsi="Arial" w:cs="Arial"/>
          <w:sz w:val="24"/>
          <w:szCs w:val="24"/>
        </w:rPr>
        <w:fldChar w:fldCharType="separate"/>
      </w:r>
      <w:hyperlink w:anchor="_Toc200031296" w:history="1">
        <w:r w:rsidR="008B13E6" w:rsidRPr="008B13E6">
          <w:rPr>
            <w:rStyle w:val="Hyperlink"/>
            <w:rFonts w:ascii="Arial" w:hAnsi="Arial" w:cs="Arial"/>
            <w:noProof/>
            <w:color w:val="auto"/>
            <w:sz w:val="24"/>
            <w:szCs w:val="24"/>
          </w:rPr>
          <w:t>Figura 1. Extrativos por Zona Climática (CZ).</w:t>
        </w:r>
        <w:r w:rsidR="008B13E6" w:rsidRPr="008B13E6">
          <w:rPr>
            <w:rStyle w:val="Hyperlink"/>
            <w:rFonts w:ascii="Arial" w:hAnsi="Arial" w:cs="Arial"/>
            <w:webHidden/>
            <w:color w:val="auto"/>
            <w:sz w:val="24"/>
            <w:szCs w:val="24"/>
          </w:rPr>
          <w:tab/>
        </w:r>
        <w:r w:rsidR="008B13E6" w:rsidRPr="008B13E6">
          <w:rPr>
            <w:rStyle w:val="Hyperlink"/>
            <w:rFonts w:ascii="Arial" w:hAnsi="Arial" w:cs="Arial"/>
            <w:webHidden/>
            <w:color w:val="auto"/>
            <w:sz w:val="24"/>
            <w:szCs w:val="24"/>
          </w:rPr>
          <w:fldChar w:fldCharType="begin"/>
        </w:r>
        <w:r w:rsidR="008B13E6" w:rsidRPr="008B13E6">
          <w:rPr>
            <w:rStyle w:val="Hyperlink"/>
            <w:rFonts w:ascii="Arial" w:hAnsi="Arial" w:cs="Arial"/>
            <w:webHidden/>
            <w:color w:val="auto"/>
            <w:sz w:val="24"/>
            <w:szCs w:val="24"/>
          </w:rPr>
          <w:instrText xml:space="preserve"> PAGEREF _Toc200031296 \h </w:instrText>
        </w:r>
        <w:r w:rsidR="008B13E6" w:rsidRPr="008B13E6">
          <w:rPr>
            <w:rStyle w:val="Hyperlink"/>
            <w:rFonts w:ascii="Arial" w:hAnsi="Arial" w:cs="Arial"/>
            <w:webHidden/>
            <w:color w:val="auto"/>
            <w:sz w:val="24"/>
            <w:szCs w:val="24"/>
          </w:rPr>
        </w:r>
        <w:r w:rsidR="008B13E6" w:rsidRPr="008B13E6">
          <w:rPr>
            <w:rStyle w:val="Hyperlink"/>
            <w:rFonts w:ascii="Arial" w:hAnsi="Arial" w:cs="Arial"/>
            <w:webHidden/>
            <w:color w:val="auto"/>
            <w:sz w:val="24"/>
            <w:szCs w:val="24"/>
          </w:rPr>
          <w:fldChar w:fldCharType="separate"/>
        </w:r>
        <w:r w:rsidR="008B13E6" w:rsidRPr="008B13E6">
          <w:rPr>
            <w:rStyle w:val="Hyperlink"/>
            <w:rFonts w:ascii="Arial" w:hAnsi="Arial" w:cs="Arial"/>
            <w:webHidden/>
            <w:color w:val="auto"/>
            <w:sz w:val="24"/>
            <w:szCs w:val="24"/>
          </w:rPr>
          <w:t>30</w:t>
        </w:r>
        <w:r w:rsidR="008B13E6" w:rsidRPr="008B13E6">
          <w:rPr>
            <w:rStyle w:val="Hyperlink"/>
            <w:rFonts w:ascii="Arial" w:hAnsi="Arial" w:cs="Arial"/>
            <w:webHidden/>
            <w:color w:val="auto"/>
            <w:sz w:val="24"/>
            <w:szCs w:val="24"/>
          </w:rPr>
          <w:fldChar w:fldCharType="end"/>
        </w:r>
      </w:hyperlink>
    </w:p>
    <w:p w14:paraId="2E1AC9AB" w14:textId="79E2619B" w:rsidR="008B13E6" w:rsidRPr="008B13E6" w:rsidRDefault="0084107E" w:rsidP="008B13E6">
      <w:pPr>
        <w:pStyle w:val="ndicedeilustraes"/>
        <w:tabs>
          <w:tab w:val="right" w:leader="dot" w:pos="9061"/>
        </w:tabs>
        <w:spacing w:line="360" w:lineRule="auto"/>
        <w:jc w:val="both"/>
        <w:rPr>
          <w:rStyle w:val="Hyperlink"/>
          <w:rFonts w:ascii="Arial" w:hAnsi="Arial" w:cs="Arial"/>
          <w:color w:val="auto"/>
          <w:sz w:val="24"/>
          <w:szCs w:val="24"/>
        </w:rPr>
      </w:pPr>
      <w:hyperlink w:anchor="_Toc200031297" w:history="1">
        <w:r w:rsidR="008B13E6" w:rsidRPr="008B13E6">
          <w:rPr>
            <w:rStyle w:val="Hyperlink"/>
            <w:rFonts w:ascii="Arial" w:hAnsi="Arial" w:cs="Arial"/>
            <w:noProof/>
            <w:color w:val="auto"/>
            <w:sz w:val="24"/>
            <w:szCs w:val="24"/>
          </w:rPr>
          <w:t>Figura 2. Foto aérea Pátio de Madeira - BSP Lençóis Paulista.</w:t>
        </w:r>
        <w:r w:rsidR="008B13E6" w:rsidRPr="008B13E6">
          <w:rPr>
            <w:rStyle w:val="Hyperlink"/>
            <w:rFonts w:ascii="Arial" w:hAnsi="Arial" w:cs="Arial"/>
            <w:webHidden/>
            <w:color w:val="auto"/>
            <w:sz w:val="24"/>
            <w:szCs w:val="24"/>
          </w:rPr>
          <w:tab/>
        </w:r>
        <w:r w:rsidR="008B13E6" w:rsidRPr="008B13E6">
          <w:rPr>
            <w:rStyle w:val="Hyperlink"/>
            <w:rFonts w:ascii="Arial" w:hAnsi="Arial" w:cs="Arial"/>
            <w:webHidden/>
            <w:color w:val="auto"/>
            <w:sz w:val="24"/>
            <w:szCs w:val="24"/>
          </w:rPr>
          <w:fldChar w:fldCharType="begin"/>
        </w:r>
        <w:r w:rsidR="008B13E6" w:rsidRPr="008B13E6">
          <w:rPr>
            <w:rStyle w:val="Hyperlink"/>
            <w:rFonts w:ascii="Arial" w:hAnsi="Arial" w:cs="Arial"/>
            <w:webHidden/>
            <w:color w:val="auto"/>
            <w:sz w:val="24"/>
            <w:szCs w:val="24"/>
          </w:rPr>
          <w:instrText xml:space="preserve"> PAGEREF _Toc200031297 \h </w:instrText>
        </w:r>
        <w:r w:rsidR="008B13E6" w:rsidRPr="008B13E6">
          <w:rPr>
            <w:rStyle w:val="Hyperlink"/>
            <w:rFonts w:ascii="Arial" w:hAnsi="Arial" w:cs="Arial"/>
            <w:webHidden/>
            <w:color w:val="auto"/>
            <w:sz w:val="24"/>
            <w:szCs w:val="24"/>
          </w:rPr>
        </w:r>
        <w:r w:rsidR="008B13E6" w:rsidRPr="008B13E6">
          <w:rPr>
            <w:rStyle w:val="Hyperlink"/>
            <w:rFonts w:ascii="Arial" w:hAnsi="Arial" w:cs="Arial"/>
            <w:webHidden/>
            <w:color w:val="auto"/>
            <w:sz w:val="24"/>
            <w:szCs w:val="24"/>
          </w:rPr>
          <w:fldChar w:fldCharType="separate"/>
        </w:r>
        <w:r w:rsidR="008B13E6" w:rsidRPr="008B13E6">
          <w:rPr>
            <w:rStyle w:val="Hyperlink"/>
            <w:rFonts w:ascii="Arial" w:hAnsi="Arial" w:cs="Arial"/>
            <w:webHidden/>
            <w:color w:val="auto"/>
            <w:sz w:val="24"/>
            <w:szCs w:val="24"/>
          </w:rPr>
          <w:t>34</w:t>
        </w:r>
        <w:r w:rsidR="008B13E6" w:rsidRPr="008B13E6">
          <w:rPr>
            <w:rStyle w:val="Hyperlink"/>
            <w:rFonts w:ascii="Arial" w:hAnsi="Arial" w:cs="Arial"/>
            <w:webHidden/>
            <w:color w:val="auto"/>
            <w:sz w:val="24"/>
            <w:szCs w:val="24"/>
          </w:rPr>
          <w:fldChar w:fldCharType="end"/>
        </w:r>
      </w:hyperlink>
    </w:p>
    <w:p w14:paraId="54B7731F" w14:textId="0ADDF148" w:rsidR="008B13E6" w:rsidRPr="008B13E6" w:rsidRDefault="0084107E" w:rsidP="008B13E6">
      <w:pPr>
        <w:pStyle w:val="ndicedeilustraes"/>
        <w:tabs>
          <w:tab w:val="right" w:leader="dot" w:pos="9061"/>
        </w:tabs>
        <w:spacing w:line="360" w:lineRule="auto"/>
        <w:jc w:val="both"/>
        <w:rPr>
          <w:rStyle w:val="Hyperlink"/>
          <w:rFonts w:ascii="Arial" w:hAnsi="Arial" w:cs="Arial"/>
          <w:color w:val="auto"/>
          <w:sz w:val="24"/>
          <w:szCs w:val="24"/>
        </w:rPr>
      </w:pPr>
      <w:hyperlink w:anchor="_Toc200031298" w:history="1">
        <w:r w:rsidR="008B13E6" w:rsidRPr="008B13E6">
          <w:rPr>
            <w:rStyle w:val="Hyperlink"/>
            <w:rFonts w:ascii="Arial" w:hAnsi="Arial" w:cs="Arial"/>
            <w:noProof/>
            <w:color w:val="auto"/>
            <w:sz w:val="24"/>
            <w:szCs w:val="24"/>
          </w:rPr>
          <w:t>Figura 3. Controle de extrativos em torre de controle.</w:t>
        </w:r>
        <w:r w:rsidR="008B13E6" w:rsidRPr="008B13E6">
          <w:rPr>
            <w:rStyle w:val="Hyperlink"/>
            <w:rFonts w:ascii="Arial" w:hAnsi="Arial" w:cs="Arial"/>
            <w:webHidden/>
            <w:color w:val="auto"/>
            <w:sz w:val="24"/>
            <w:szCs w:val="24"/>
          </w:rPr>
          <w:tab/>
        </w:r>
        <w:r w:rsidR="008B13E6" w:rsidRPr="008B13E6">
          <w:rPr>
            <w:rStyle w:val="Hyperlink"/>
            <w:rFonts w:ascii="Arial" w:hAnsi="Arial" w:cs="Arial"/>
            <w:webHidden/>
            <w:color w:val="auto"/>
            <w:sz w:val="24"/>
            <w:szCs w:val="24"/>
          </w:rPr>
          <w:fldChar w:fldCharType="begin"/>
        </w:r>
        <w:r w:rsidR="008B13E6" w:rsidRPr="008B13E6">
          <w:rPr>
            <w:rStyle w:val="Hyperlink"/>
            <w:rFonts w:ascii="Arial" w:hAnsi="Arial" w:cs="Arial"/>
            <w:webHidden/>
            <w:color w:val="auto"/>
            <w:sz w:val="24"/>
            <w:szCs w:val="24"/>
          </w:rPr>
          <w:instrText xml:space="preserve"> PAGEREF _Toc200031298 \h </w:instrText>
        </w:r>
        <w:r w:rsidR="008B13E6" w:rsidRPr="008B13E6">
          <w:rPr>
            <w:rStyle w:val="Hyperlink"/>
            <w:rFonts w:ascii="Arial" w:hAnsi="Arial" w:cs="Arial"/>
            <w:webHidden/>
            <w:color w:val="auto"/>
            <w:sz w:val="24"/>
            <w:szCs w:val="24"/>
          </w:rPr>
        </w:r>
        <w:r w:rsidR="008B13E6" w:rsidRPr="008B13E6">
          <w:rPr>
            <w:rStyle w:val="Hyperlink"/>
            <w:rFonts w:ascii="Arial" w:hAnsi="Arial" w:cs="Arial"/>
            <w:webHidden/>
            <w:color w:val="auto"/>
            <w:sz w:val="24"/>
            <w:szCs w:val="24"/>
          </w:rPr>
          <w:fldChar w:fldCharType="separate"/>
        </w:r>
        <w:r w:rsidR="008B13E6" w:rsidRPr="008B13E6">
          <w:rPr>
            <w:rStyle w:val="Hyperlink"/>
            <w:rFonts w:ascii="Arial" w:hAnsi="Arial" w:cs="Arial"/>
            <w:webHidden/>
            <w:color w:val="auto"/>
            <w:sz w:val="24"/>
            <w:szCs w:val="24"/>
          </w:rPr>
          <w:t>36</w:t>
        </w:r>
        <w:r w:rsidR="008B13E6" w:rsidRPr="008B13E6">
          <w:rPr>
            <w:rStyle w:val="Hyperlink"/>
            <w:rFonts w:ascii="Arial" w:hAnsi="Arial" w:cs="Arial"/>
            <w:webHidden/>
            <w:color w:val="auto"/>
            <w:sz w:val="24"/>
            <w:szCs w:val="24"/>
          </w:rPr>
          <w:fldChar w:fldCharType="end"/>
        </w:r>
      </w:hyperlink>
    </w:p>
    <w:p w14:paraId="1CC8497A" w14:textId="7040FA8B" w:rsidR="008B13E6" w:rsidRPr="008B13E6" w:rsidRDefault="0084107E" w:rsidP="008B13E6">
      <w:pPr>
        <w:pStyle w:val="ndicedeilustraes"/>
        <w:tabs>
          <w:tab w:val="right" w:leader="dot" w:pos="9061"/>
        </w:tabs>
        <w:spacing w:line="360" w:lineRule="auto"/>
        <w:jc w:val="both"/>
        <w:rPr>
          <w:rStyle w:val="Hyperlink"/>
          <w:rFonts w:ascii="Arial" w:hAnsi="Arial" w:cs="Arial"/>
          <w:color w:val="auto"/>
          <w:sz w:val="24"/>
          <w:szCs w:val="24"/>
        </w:rPr>
      </w:pPr>
      <w:hyperlink w:anchor="_Toc200031299" w:history="1">
        <w:r w:rsidR="008B13E6" w:rsidRPr="008B13E6">
          <w:rPr>
            <w:rStyle w:val="Hyperlink"/>
            <w:rFonts w:ascii="Arial" w:hAnsi="Arial" w:cs="Arial"/>
            <w:noProof/>
            <w:color w:val="auto"/>
            <w:sz w:val="24"/>
            <w:szCs w:val="24"/>
          </w:rPr>
          <w:t>Figura 4. Tempo de Permanência no Pátio (min).</w:t>
        </w:r>
        <w:r w:rsidR="008B13E6" w:rsidRPr="008B13E6">
          <w:rPr>
            <w:rStyle w:val="Hyperlink"/>
            <w:rFonts w:ascii="Arial" w:hAnsi="Arial" w:cs="Arial"/>
            <w:webHidden/>
            <w:color w:val="auto"/>
            <w:sz w:val="24"/>
            <w:szCs w:val="24"/>
          </w:rPr>
          <w:tab/>
        </w:r>
        <w:r w:rsidR="008B13E6" w:rsidRPr="008B13E6">
          <w:rPr>
            <w:rStyle w:val="Hyperlink"/>
            <w:rFonts w:ascii="Arial" w:hAnsi="Arial" w:cs="Arial"/>
            <w:webHidden/>
            <w:color w:val="auto"/>
            <w:sz w:val="24"/>
            <w:szCs w:val="24"/>
          </w:rPr>
          <w:fldChar w:fldCharType="begin"/>
        </w:r>
        <w:r w:rsidR="008B13E6" w:rsidRPr="008B13E6">
          <w:rPr>
            <w:rStyle w:val="Hyperlink"/>
            <w:rFonts w:ascii="Arial" w:hAnsi="Arial" w:cs="Arial"/>
            <w:webHidden/>
            <w:color w:val="auto"/>
            <w:sz w:val="24"/>
            <w:szCs w:val="24"/>
          </w:rPr>
          <w:instrText xml:space="preserve"> PAGEREF _Toc200031299 \h </w:instrText>
        </w:r>
        <w:r w:rsidR="008B13E6" w:rsidRPr="008B13E6">
          <w:rPr>
            <w:rStyle w:val="Hyperlink"/>
            <w:rFonts w:ascii="Arial" w:hAnsi="Arial" w:cs="Arial"/>
            <w:webHidden/>
            <w:color w:val="auto"/>
            <w:sz w:val="24"/>
            <w:szCs w:val="24"/>
          </w:rPr>
        </w:r>
        <w:r w:rsidR="008B13E6" w:rsidRPr="008B13E6">
          <w:rPr>
            <w:rStyle w:val="Hyperlink"/>
            <w:rFonts w:ascii="Arial" w:hAnsi="Arial" w:cs="Arial"/>
            <w:webHidden/>
            <w:color w:val="auto"/>
            <w:sz w:val="24"/>
            <w:szCs w:val="24"/>
          </w:rPr>
          <w:fldChar w:fldCharType="separate"/>
        </w:r>
        <w:r w:rsidR="008B13E6" w:rsidRPr="008B13E6">
          <w:rPr>
            <w:rStyle w:val="Hyperlink"/>
            <w:rFonts w:ascii="Arial" w:hAnsi="Arial" w:cs="Arial"/>
            <w:webHidden/>
            <w:color w:val="auto"/>
            <w:sz w:val="24"/>
            <w:szCs w:val="24"/>
          </w:rPr>
          <w:t>40</w:t>
        </w:r>
        <w:r w:rsidR="008B13E6" w:rsidRPr="008B13E6">
          <w:rPr>
            <w:rStyle w:val="Hyperlink"/>
            <w:rFonts w:ascii="Arial" w:hAnsi="Arial" w:cs="Arial"/>
            <w:webHidden/>
            <w:color w:val="auto"/>
            <w:sz w:val="24"/>
            <w:szCs w:val="24"/>
          </w:rPr>
          <w:fldChar w:fldCharType="end"/>
        </w:r>
      </w:hyperlink>
    </w:p>
    <w:p w14:paraId="4AB77F4C" w14:textId="20658C7D" w:rsidR="008B13E6" w:rsidRPr="008B13E6" w:rsidRDefault="0084107E" w:rsidP="008B13E6">
      <w:pPr>
        <w:pStyle w:val="ndicedeilustraes"/>
        <w:tabs>
          <w:tab w:val="right" w:leader="dot" w:pos="9061"/>
        </w:tabs>
        <w:spacing w:line="360" w:lineRule="auto"/>
        <w:jc w:val="both"/>
        <w:rPr>
          <w:rStyle w:val="Hyperlink"/>
          <w:rFonts w:ascii="Arial" w:hAnsi="Arial" w:cs="Arial"/>
          <w:color w:val="auto"/>
          <w:sz w:val="24"/>
          <w:szCs w:val="24"/>
        </w:rPr>
      </w:pPr>
      <w:hyperlink w:anchor="_Toc200031300" w:history="1">
        <w:r w:rsidR="008B13E6" w:rsidRPr="008B13E6">
          <w:rPr>
            <w:rStyle w:val="Hyperlink"/>
            <w:rFonts w:ascii="Arial" w:hAnsi="Arial" w:cs="Arial"/>
            <w:noProof/>
            <w:color w:val="auto"/>
            <w:sz w:val="24"/>
            <w:szCs w:val="24"/>
          </w:rPr>
          <w:t>Figura 5.  Evolução mensal da qualidade do produto final (celulose Extra Prime) em relação à distribuição percentual dos teores de extrativos na madeira abastecida (jan/24 a mai/25).</w:t>
        </w:r>
        <w:r w:rsidR="008B13E6" w:rsidRPr="008B13E6">
          <w:rPr>
            <w:rStyle w:val="Hyperlink"/>
            <w:rFonts w:ascii="Arial" w:hAnsi="Arial" w:cs="Arial"/>
            <w:webHidden/>
            <w:color w:val="auto"/>
            <w:sz w:val="24"/>
            <w:szCs w:val="24"/>
          </w:rPr>
          <w:tab/>
        </w:r>
        <w:r w:rsidR="008B13E6" w:rsidRPr="008B13E6">
          <w:rPr>
            <w:rStyle w:val="Hyperlink"/>
            <w:rFonts w:ascii="Arial" w:hAnsi="Arial" w:cs="Arial"/>
            <w:webHidden/>
            <w:color w:val="auto"/>
            <w:sz w:val="24"/>
            <w:szCs w:val="24"/>
          </w:rPr>
          <w:fldChar w:fldCharType="begin"/>
        </w:r>
        <w:r w:rsidR="008B13E6" w:rsidRPr="008B13E6">
          <w:rPr>
            <w:rStyle w:val="Hyperlink"/>
            <w:rFonts w:ascii="Arial" w:hAnsi="Arial" w:cs="Arial"/>
            <w:webHidden/>
            <w:color w:val="auto"/>
            <w:sz w:val="24"/>
            <w:szCs w:val="24"/>
          </w:rPr>
          <w:instrText xml:space="preserve"> PAGEREF _Toc200031300 \h </w:instrText>
        </w:r>
        <w:r w:rsidR="008B13E6" w:rsidRPr="008B13E6">
          <w:rPr>
            <w:rStyle w:val="Hyperlink"/>
            <w:rFonts w:ascii="Arial" w:hAnsi="Arial" w:cs="Arial"/>
            <w:webHidden/>
            <w:color w:val="auto"/>
            <w:sz w:val="24"/>
            <w:szCs w:val="24"/>
          </w:rPr>
        </w:r>
        <w:r w:rsidR="008B13E6" w:rsidRPr="008B13E6">
          <w:rPr>
            <w:rStyle w:val="Hyperlink"/>
            <w:rFonts w:ascii="Arial" w:hAnsi="Arial" w:cs="Arial"/>
            <w:webHidden/>
            <w:color w:val="auto"/>
            <w:sz w:val="24"/>
            <w:szCs w:val="24"/>
          </w:rPr>
          <w:fldChar w:fldCharType="separate"/>
        </w:r>
        <w:r w:rsidR="008B13E6" w:rsidRPr="008B13E6">
          <w:rPr>
            <w:rStyle w:val="Hyperlink"/>
            <w:rFonts w:ascii="Arial" w:hAnsi="Arial" w:cs="Arial"/>
            <w:webHidden/>
            <w:color w:val="auto"/>
            <w:sz w:val="24"/>
            <w:szCs w:val="24"/>
          </w:rPr>
          <w:t>42</w:t>
        </w:r>
        <w:r w:rsidR="008B13E6" w:rsidRPr="008B13E6">
          <w:rPr>
            <w:rStyle w:val="Hyperlink"/>
            <w:rFonts w:ascii="Arial" w:hAnsi="Arial" w:cs="Arial"/>
            <w:webHidden/>
            <w:color w:val="auto"/>
            <w:sz w:val="24"/>
            <w:szCs w:val="24"/>
          </w:rPr>
          <w:fldChar w:fldCharType="end"/>
        </w:r>
      </w:hyperlink>
    </w:p>
    <w:p w14:paraId="7C9B665D" w14:textId="42623346" w:rsidR="008B13E6" w:rsidRPr="008B13E6" w:rsidRDefault="0084107E" w:rsidP="008B13E6">
      <w:pPr>
        <w:pStyle w:val="ndicedeilustraes"/>
        <w:tabs>
          <w:tab w:val="right" w:leader="dot" w:pos="9061"/>
        </w:tabs>
        <w:spacing w:line="360" w:lineRule="auto"/>
        <w:jc w:val="both"/>
        <w:rPr>
          <w:rStyle w:val="Hyperlink"/>
          <w:rFonts w:ascii="Arial" w:hAnsi="Arial" w:cs="Arial"/>
          <w:color w:val="auto"/>
          <w:sz w:val="24"/>
          <w:szCs w:val="24"/>
        </w:rPr>
      </w:pPr>
      <w:hyperlink w:anchor="_Toc200031301" w:history="1">
        <w:r w:rsidR="008B13E6" w:rsidRPr="008B13E6">
          <w:rPr>
            <w:rStyle w:val="Hyperlink"/>
            <w:rFonts w:ascii="Arial" w:hAnsi="Arial" w:cs="Arial"/>
            <w:noProof/>
            <w:color w:val="auto"/>
            <w:sz w:val="24"/>
            <w:szCs w:val="24"/>
          </w:rPr>
          <w:t>Figura 6. Custos médios com químicos por tonelada de celulose produzida para controle de pitch.</w:t>
        </w:r>
        <w:r w:rsidR="008B13E6" w:rsidRPr="008B13E6">
          <w:rPr>
            <w:rStyle w:val="Hyperlink"/>
            <w:rFonts w:ascii="Arial" w:hAnsi="Arial" w:cs="Arial"/>
            <w:webHidden/>
            <w:color w:val="auto"/>
            <w:sz w:val="24"/>
            <w:szCs w:val="24"/>
          </w:rPr>
          <w:tab/>
        </w:r>
        <w:r w:rsidR="008B13E6" w:rsidRPr="008B13E6">
          <w:rPr>
            <w:rStyle w:val="Hyperlink"/>
            <w:rFonts w:ascii="Arial" w:hAnsi="Arial" w:cs="Arial"/>
            <w:webHidden/>
            <w:color w:val="auto"/>
            <w:sz w:val="24"/>
            <w:szCs w:val="24"/>
          </w:rPr>
          <w:fldChar w:fldCharType="begin"/>
        </w:r>
        <w:r w:rsidR="008B13E6" w:rsidRPr="008B13E6">
          <w:rPr>
            <w:rStyle w:val="Hyperlink"/>
            <w:rFonts w:ascii="Arial" w:hAnsi="Arial" w:cs="Arial"/>
            <w:webHidden/>
            <w:color w:val="auto"/>
            <w:sz w:val="24"/>
            <w:szCs w:val="24"/>
          </w:rPr>
          <w:instrText xml:space="preserve"> PAGEREF _Toc200031301 \h </w:instrText>
        </w:r>
        <w:r w:rsidR="008B13E6" w:rsidRPr="008B13E6">
          <w:rPr>
            <w:rStyle w:val="Hyperlink"/>
            <w:rFonts w:ascii="Arial" w:hAnsi="Arial" w:cs="Arial"/>
            <w:webHidden/>
            <w:color w:val="auto"/>
            <w:sz w:val="24"/>
            <w:szCs w:val="24"/>
          </w:rPr>
        </w:r>
        <w:r w:rsidR="008B13E6" w:rsidRPr="008B13E6">
          <w:rPr>
            <w:rStyle w:val="Hyperlink"/>
            <w:rFonts w:ascii="Arial" w:hAnsi="Arial" w:cs="Arial"/>
            <w:webHidden/>
            <w:color w:val="auto"/>
            <w:sz w:val="24"/>
            <w:szCs w:val="24"/>
          </w:rPr>
          <w:fldChar w:fldCharType="separate"/>
        </w:r>
        <w:r w:rsidR="008B13E6" w:rsidRPr="008B13E6">
          <w:rPr>
            <w:rStyle w:val="Hyperlink"/>
            <w:rFonts w:ascii="Arial" w:hAnsi="Arial" w:cs="Arial"/>
            <w:webHidden/>
            <w:color w:val="auto"/>
            <w:sz w:val="24"/>
            <w:szCs w:val="24"/>
          </w:rPr>
          <w:t>44</w:t>
        </w:r>
        <w:r w:rsidR="008B13E6" w:rsidRPr="008B13E6">
          <w:rPr>
            <w:rStyle w:val="Hyperlink"/>
            <w:rFonts w:ascii="Arial" w:hAnsi="Arial" w:cs="Arial"/>
            <w:webHidden/>
            <w:color w:val="auto"/>
            <w:sz w:val="24"/>
            <w:szCs w:val="24"/>
          </w:rPr>
          <w:fldChar w:fldCharType="end"/>
        </w:r>
      </w:hyperlink>
    </w:p>
    <w:p w14:paraId="70B3033B" w14:textId="0D00056C" w:rsidR="008B13E6" w:rsidRPr="008B13E6" w:rsidRDefault="0084107E" w:rsidP="008B13E6">
      <w:pPr>
        <w:pStyle w:val="ndicedeilustraes"/>
        <w:tabs>
          <w:tab w:val="right" w:leader="dot" w:pos="9061"/>
        </w:tabs>
        <w:spacing w:line="360" w:lineRule="auto"/>
        <w:jc w:val="both"/>
        <w:rPr>
          <w:rStyle w:val="Hyperlink"/>
          <w:rFonts w:ascii="Arial" w:hAnsi="Arial" w:cs="Arial"/>
          <w:color w:val="auto"/>
          <w:sz w:val="24"/>
          <w:szCs w:val="24"/>
        </w:rPr>
      </w:pPr>
      <w:hyperlink w:anchor="_Toc200031302" w:history="1">
        <w:r w:rsidR="008B13E6" w:rsidRPr="008B13E6">
          <w:rPr>
            <w:rStyle w:val="Hyperlink"/>
            <w:rFonts w:ascii="Arial" w:hAnsi="Arial" w:cs="Arial"/>
            <w:noProof/>
            <w:color w:val="auto"/>
            <w:sz w:val="24"/>
            <w:szCs w:val="24"/>
          </w:rPr>
          <w:t>Figura 7. Perdas mensais de produção de celulose (em toneladas) atribuídas ao pitch oriundo dos extrativos da madeira.</w:t>
        </w:r>
        <w:r w:rsidR="008B13E6" w:rsidRPr="008B13E6">
          <w:rPr>
            <w:rStyle w:val="Hyperlink"/>
            <w:rFonts w:ascii="Arial" w:hAnsi="Arial" w:cs="Arial"/>
            <w:webHidden/>
            <w:color w:val="auto"/>
            <w:sz w:val="24"/>
            <w:szCs w:val="24"/>
          </w:rPr>
          <w:tab/>
        </w:r>
        <w:r w:rsidR="008B13E6" w:rsidRPr="008B13E6">
          <w:rPr>
            <w:rStyle w:val="Hyperlink"/>
            <w:rFonts w:ascii="Arial" w:hAnsi="Arial" w:cs="Arial"/>
            <w:webHidden/>
            <w:color w:val="auto"/>
            <w:sz w:val="24"/>
            <w:szCs w:val="24"/>
          </w:rPr>
          <w:fldChar w:fldCharType="begin"/>
        </w:r>
        <w:r w:rsidR="008B13E6" w:rsidRPr="008B13E6">
          <w:rPr>
            <w:rStyle w:val="Hyperlink"/>
            <w:rFonts w:ascii="Arial" w:hAnsi="Arial" w:cs="Arial"/>
            <w:webHidden/>
            <w:color w:val="auto"/>
            <w:sz w:val="24"/>
            <w:szCs w:val="24"/>
          </w:rPr>
          <w:instrText xml:space="preserve"> PAGEREF _Toc200031302 \h </w:instrText>
        </w:r>
        <w:r w:rsidR="008B13E6" w:rsidRPr="008B13E6">
          <w:rPr>
            <w:rStyle w:val="Hyperlink"/>
            <w:rFonts w:ascii="Arial" w:hAnsi="Arial" w:cs="Arial"/>
            <w:webHidden/>
            <w:color w:val="auto"/>
            <w:sz w:val="24"/>
            <w:szCs w:val="24"/>
          </w:rPr>
        </w:r>
        <w:r w:rsidR="008B13E6" w:rsidRPr="008B13E6">
          <w:rPr>
            <w:rStyle w:val="Hyperlink"/>
            <w:rFonts w:ascii="Arial" w:hAnsi="Arial" w:cs="Arial"/>
            <w:webHidden/>
            <w:color w:val="auto"/>
            <w:sz w:val="24"/>
            <w:szCs w:val="24"/>
          </w:rPr>
          <w:fldChar w:fldCharType="separate"/>
        </w:r>
        <w:r w:rsidR="008B13E6" w:rsidRPr="008B13E6">
          <w:rPr>
            <w:rStyle w:val="Hyperlink"/>
            <w:rFonts w:ascii="Arial" w:hAnsi="Arial" w:cs="Arial"/>
            <w:webHidden/>
            <w:color w:val="auto"/>
            <w:sz w:val="24"/>
            <w:szCs w:val="24"/>
          </w:rPr>
          <w:t>46</w:t>
        </w:r>
        <w:r w:rsidR="008B13E6" w:rsidRPr="008B13E6">
          <w:rPr>
            <w:rStyle w:val="Hyperlink"/>
            <w:rFonts w:ascii="Arial" w:hAnsi="Arial" w:cs="Arial"/>
            <w:webHidden/>
            <w:color w:val="auto"/>
            <w:sz w:val="24"/>
            <w:szCs w:val="24"/>
          </w:rPr>
          <w:fldChar w:fldCharType="end"/>
        </w:r>
      </w:hyperlink>
    </w:p>
    <w:p w14:paraId="1E8FDB9B" w14:textId="594A7560" w:rsidR="008B13E6" w:rsidRPr="008B13E6" w:rsidRDefault="0084107E" w:rsidP="008B13E6">
      <w:pPr>
        <w:pStyle w:val="ndicedeilustraes"/>
        <w:tabs>
          <w:tab w:val="right" w:leader="dot" w:pos="9061"/>
        </w:tabs>
        <w:spacing w:line="360" w:lineRule="auto"/>
        <w:jc w:val="both"/>
        <w:rPr>
          <w:rStyle w:val="Hyperlink"/>
          <w:rFonts w:ascii="Arial" w:hAnsi="Arial" w:cs="Arial"/>
          <w:color w:val="auto"/>
          <w:sz w:val="24"/>
          <w:szCs w:val="24"/>
        </w:rPr>
      </w:pPr>
      <w:hyperlink w:anchor="_Toc200031303" w:history="1">
        <w:r w:rsidR="008B13E6" w:rsidRPr="008B13E6">
          <w:rPr>
            <w:rStyle w:val="Hyperlink"/>
            <w:rFonts w:ascii="Arial" w:hAnsi="Arial" w:cs="Arial"/>
            <w:noProof/>
            <w:color w:val="auto"/>
            <w:sz w:val="24"/>
            <w:szCs w:val="24"/>
          </w:rPr>
          <w:t>Figura 8. Presença de pitch em amostras de celulose acabada.</w:t>
        </w:r>
        <w:r w:rsidR="008B13E6" w:rsidRPr="008B13E6">
          <w:rPr>
            <w:rStyle w:val="Hyperlink"/>
            <w:rFonts w:ascii="Arial" w:hAnsi="Arial" w:cs="Arial"/>
            <w:webHidden/>
            <w:color w:val="auto"/>
            <w:sz w:val="24"/>
            <w:szCs w:val="24"/>
          </w:rPr>
          <w:tab/>
        </w:r>
        <w:r w:rsidR="008B13E6" w:rsidRPr="008B13E6">
          <w:rPr>
            <w:rStyle w:val="Hyperlink"/>
            <w:rFonts w:ascii="Arial" w:hAnsi="Arial" w:cs="Arial"/>
            <w:webHidden/>
            <w:color w:val="auto"/>
            <w:sz w:val="24"/>
            <w:szCs w:val="24"/>
          </w:rPr>
          <w:fldChar w:fldCharType="begin"/>
        </w:r>
        <w:r w:rsidR="008B13E6" w:rsidRPr="008B13E6">
          <w:rPr>
            <w:rStyle w:val="Hyperlink"/>
            <w:rFonts w:ascii="Arial" w:hAnsi="Arial" w:cs="Arial"/>
            <w:webHidden/>
            <w:color w:val="auto"/>
            <w:sz w:val="24"/>
            <w:szCs w:val="24"/>
          </w:rPr>
          <w:instrText xml:space="preserve"> PAGEREF _Toc200031303 \h </w:instrText>
        </w:r>
        <w:r w:rsidR="008B13E6" w:rsidRPr="008B13E6">
          <w:rPr>
            <w:rStyle w:val="Hyperlink"/>
            <w:rFonts w:ascii="Arial" w:hAnsi="Arial" w:cs="Arial"/>
            <w:webHidden/>
            <w:color w:val="auto"/>
            <w:sz w:val="24"/>
            <w:szCs w:val="24"/>
          </w:rPr>
        </w:r>
        <w:r w:rsidR="008B13E6" w:rsidRPr="008B13E6">
          <w:rPr>
            <w:rStyle w:val="Hyperlink"/>
            <w:rFonts w:ascii="Arial" w:hAnsi="Arial" w:cs="Arial"/>
            <w:webHidden/>
            <w:color w:val="auto"/>
            <w:sz w:val="24"/>
            <w:szCs w:val="24"/>
          </w:rPr>
          <w:fldChar w:fldCharType="separate"/>
        </w:r>
        <w:r w:rsidR="008B13E6" w:rsidRPr="008B13E6">
          <w:rPr>
            <w:rStyle w:val="Hyperlink"/>
            <w:rFonts w:ascii="Arial" w:hAnsi="Arial" w:cs="Arial"/>
            <w:webHidden/>
            <w:color w:val="auto"/>
            <w:sz w:val="24"/>
            <w:szCs w:val="24"/>
          </w:rPr>
          <w:t>48</w:t>
        </w:r>
        <w:r w:rsidR="008B13E6" w:rsidRPr="008B13E6">
          <w:rPr>
            <w:rStyle w:val="Hyperlink"/>
            <w:rFonts w:ascii="Arial" w:hAnsi="Arial" w:cs="Arial"/>
            <w:webHidden/>
            <w:color w:val="auto"/>
            <w:sz w:val="24"/>
            <w:szCs w:val="24"/>
          </w:rPr>
          <w:fldChar w:fldCharType="end"/>
        </w:r>
      </w:hyperlink>
    </w:p>
    <w:p w14:paraId="4DF0B2DC" w14:textId="114DAA1B" w:rsidR="005B30BA" w:rsidRPr="00475730" w:rsidRDefault="005D3FED" w:rsidP="00792903">
      <w:pPr>
        <w:adjustRightInd w:val="0"/>
        <w:spacing w:line="360" w:lineRule="auto"/>
        <w:ind w:left="720" w:hanging="360"/>
        <w:jc w:val="both"/>
        <w:rPr>
          <w:rFonts w:ascii="Arial" w:hAnsi="Arial" w:cs="Arial"/>
          <w:sz w:val="24"/>
          <w:szCs w:val="24"/>
        </w:rPr>
      </w:pPr>
      <w:r w:rsidRPr="00792903">
        <w:rPr>
          <w:rFonts w:ascii="Arial" w:hAnsi="Arial" w:cs="Arial"/>
          <w:sz w:val="24"/>
          <w:szCs w:val="24"/>
        </w:rPr>
        <w:fldChar w:fldCharType="end"/>
      </w:r>
    </w:p>
    <w:p w14:paraId="260A794A" w14:textId="77777777" w:rsidR="005B30BA" w:rsidRDefault="005B30BA" w:rsidP="00576CAA">
      <w:pPr>
        <w:adjustRightInd w:val="0"/>
        <w:ind w:left="720" w:hanging="360"/>
        <w:jc w:val="both"/>
      </w:pPr>
    </w:p>
    <w:p w14:paraId="7ADBDDC7" w14:textId="77777777" w:rsidR="005B30BA" w:rsidRDefault="005B30BA" w:rsidP="00576CAA">
      <w:pPr>
        <w:adjustRightInd w:val="0"/>
        <w:ind w:left="720" w:hanging="360"/>
        <w:jc w:val="both"/>
      </w:pPr>
    </w:p>
    <w:p w14:paraId="5FD80996" w14:textId="77777777" w:rsidR="005B30BA" w:rsidRDefault="005B30BA" w:rsidP="00576CAA">
      <w:pPr>
        <w:adjustRightInd w:val="0"/>
        <w:ind w:left="720" w:hanging="360"/>
        <w:jc w:val="both"/>
      </w:pPr>
    </w:p>
    <w:p w14:paraId="7DF4A7B7" w14:textId="77777777" w:rsidR="005B30BA" w:rsidRDefault="005B30BA" w:rsidP="00576CAA">
      <w:pPr>
        <w:adjustRightInd w:val="0"/>
        <w:ind w:left="720" w:hanging="360"/>
        <w:jc w:val="both"/>
      </w:pPr>
    </w:p>
    <w:p w14:paraId="2DD30AB9" w14:textId="77777777" w:rsidR="005B30BA" w:rsidRDefault="005B30BA" w:rsidP="00576CAA">
      <w:pPr>
        <w:adjustRightInd w:val="0"/>
        <w:ind w:left="720" w:hanging="360"/>
        <w:jc w:val="both"/>
      </w:pPr>
    </w:p>
    <w:p w14:paraId="144F1C9F" w14:textId="77777777" w:rsidR="005B30BA" w:rsidRDefault="005B30BA" w:rsidP="00576CAA">
      <w:pPr>
        <w:adjustRightInd w:val="0"/>
        <w:ind w:left="720" w:hanging="360"/>
        <w:jc w:val="both"/>
      </w:pPr>
    </w:p>
    <w:p w14:paraId="3A09C931" w14:textId="77777777" w:rsidR="005B30BA" w:rsidRDefault="005B30BA" w:rsidP="00576CAA">
      <w:pPr>
        <w:adjustRightInd w:val="0"/>
        <w:ind w:left="720" w:hanging="360"/>
        <w:jc w:val="both"/>
      </w:pPr>
    </w:p>
    <w:p w14:paraId="247836F1" w14:textId="77777777" w:rsidR="006015EA" w:rsidRDefault="006015EA" w:rsidP="00576CAA">
      <w:pPr>
        <w:adjustRightInd w:val="0"/>
        <w:ind w:left="720" w:hanging="360"/>
        <w:jc w:val="both"/>
      </w:pPr>
    </w:p>
    <w:p w14:paraId="32E082BC" w14:textId="77777777" w:rsidR="006015EA" w:rsidRDefault="006015EA" w:rsidP="00576CAA">
      <w:pPr>
        <w:adjustRightInd w:val="0"/>
        <w:ind w:left="720" w:hanging="360"/>
        <w:jc w:val="both"/>
      </w:pPr>
    </w:p>
    <w:p w14:paraId="6A042F33" w14:textId="77777777" w:rsidR="006015EA" w:rsidRDefault="006015EA" w:rsidP="00576CAA">
      <w:pPr>
        <w:adjustRightInd w:val="0"/>
        <w:ind w:left="720" w:hanging="360"/>
        <w:jc w:val="both"/>
      </w:pPr>
    </w:p>
    <w:p w14:paraId="3D93AD9D" w14:textId="77777777" w:rsidR="006015EA" w:rsidRDefault="006015EA" w:rsidP="00576CAA">
      <w:pPr>
        <w:adjustRightInd w:val="0"/>
        <w:ind w:left="720" w:hanging="360"/>
        <w:jc w:val="both"/>
      </w:pPr>
    </w:p>
    <w:p w14:paraId="65784410" w14:textId="77777777" w:rsidR="006015EA" w:rsidRDefault="006015EA" w:rsidP="00576CAA">
      <w:pPr>
        <w:adjustRightInd w:val="0"/>
        <w:ind w:left="720" w:hanging="360"/>
        <w:jc w:val="both"/>
      </w:pPr>
    </w:p>
    <w:p w14:paraId="51D80675" w14:textId="77777777" w:rsidR="006015EA" w:rsidRDefault="006015EA" w:rsidP="00576CAA">
      <w:pPr>
        <w:adjustRightInd w:val="0"/>
        <w:ind w:left="720" w:hanging="360"/>
        <w:jc w:val="both"/>
      </w:pPr>
    </w:p>
    <w:p w14:paraId="32831E64" w14:textId="6B31BCC4" w:rsidR="00ED3635" w:rsidRDefault="00ED3635" w:rsidP="00576CAA">
      <w:pPr>
        <w:adjustRightInd w:val="0"/>
        <w:ind w:left="720" w:hanging="360"/>
        <w:jc w:val="both"/>
      </w:pPr>
    </w:p>
    <w:p w14:paraId="6E238E41" w14:textId="651558E9" w:rsidR="00ED3635" w:rsidRDefault="00ED3635" w:rsidP="00576CAA">
      <w:pPr>
        <w:adjustRightInd w:val="0"/>
        <w:ind w:left="720" w:hanging="360"/>
        <w:jc w:val="both"/>
      </w:pPr>
    </w:p>
    <w:p w14:paraId="7F00C1E0" w14:textId="77777777" w:rsidR="00ED3635" w:rsidRDefault="00ED3635" w:rsidP="00576CAA">
      <w:pPr>
        <w:adjustRightInd w:val="0"/>
        <w:ind w:left="720" w:hanging="360"/>
        <w:jc w:val="both"/>
      </w:pPr>
    </w:p>
    <w:p w14:paraId="3301AC87" w14:textId="5B1AA968" w:rsidR="00ED3635" w:rsidRDefault="00ED3635">
      <w:r>
        <w:br w:type="page"/>
      </w:r>
    </w:p>
    <w:p w14:paraId="494BEA08" w14:textId="24A2A853" w:rsidR="00537D07" w:rsidRDefault="00537D07" w:rsidP="00200302">
      <w:pPr>
        <w:pStyle w:val="ndicedeilustraes"/>
        <w:tabs>
          <w:tab w:val="right" w:leader="dot" w:pos="9061"/>
        </w:tabs>
        <w:spacing w:line="360" w:lineRule="auto"/>
        <w:jc w:val="center"/>
        <w:rPr>
          <w:rFonts w:ascii="Arial" w:hAnsi="Arial" w:cs="Arial"/>
          <w:b/>
          <w:sz w:val="24"/>
          <w:szCs w:val="24"/>
        </w:rPr>
      </w:pPr>
      <w:r w:rsidRPr="00A458D7">
        <w:rPr>
          <w:rFonts w:ascii="Arial" w:hAnsi="Arial" w:cs="Arial"/>
          <w:b/>
          <w:sz w:val="24"/>
          <w:szCs w:val="24"/>
        </w:rPr>
        <w:lastRenderedPageBreak/>
        <w:t xml:space="preserve">LISTA DE </w:t>
      </w:r>
      <w:r>
        <w:rPr>
          <w:rFonts w:ascii="Arial" w:hAnsi="Arial" w:cs="Arial"/>
          <w:b/>
          <w:sz w:val="24"/>
          <w:szCs w:val="24"/>
        </w:rPr>
        <w:t>TABELAS</w:t>
      </w:r>
    </w:p>
    <w:p w14:paraId="514E70D8" w14:textId="77777777" w:rsidR="00537D07" w:rsidRPr="00EA29D8" w:rsidRDefault="00537D07" w:rsidP="00EA29D8">
      <w:pPr>
        <w:pStyle w:val="ndicedeilustraes"/>
        <w:tabs>
          <w:tab w:val="right" w:leader="dot" w:pos="9061"/>
        </w:tabs>
        <w:spacing w:line="360" w:lineRule="auto"/>
        <w:jc w:val="both"/>
        <w:rPr>
          <w:rStyle w:val="Hyperlink"/>
          <w:noProof/>
          <w:color w:val="auto"/>
        </w:rPr>
      </w:pPr>
    </w:p>
    <w:p w14:paraId="3CD29BAC" w14:textId="5BE14191" w:rsidR="00EA29D8" w:rsidRPr="00EA29D8" w:rsidRDefault="00537D07" w:rsidP="00EA29D8">
      <w:pPr>
        <w:pStyle w:val="ndicedeilustraes"/>
        <w:tabs>
          <w:tab w:val="right" w:leader="dot" w:pos="9061"/>
        </w:tabs>
        <w:spacing w:line="360" w:lineRule="auto"/>
        <w:jc w:val="both"/>
        <w:rPr>
          <w:rStyle w:val="Hyperlink"/>
          <w:rFonts w:ascii="Arial" w:hAnsi="Arial" w:cs="Arial"/>
          <w:color w:val="auto"/>
          <w:sz w:val="24"/>
          <w:szCs w:val="24"/>
        </w:rPr>
      </w:pPr>
      <w:r w:rsidRPr="00200302">
        <w:rPr>
          <w:rStyle w:val="Hyperlink"/>
          <w:rFonts w:ascii="Arial" w:hAnsi="Arial" w:cs="Arial"/>
          <w:noProof/>
          <w:color w:val="auto"/>
          <w:sz w:val="24"/>
          <w:szCs w:val="24"/>
        </w:rPr>
        <w:fldChar w:fldCharType="begin"/>
      </w:r>
      <w:r w:rsidRPr="00200302">
        <w:rPr>
          <w:rStyle w:val="Hyperlink"/>
          <w:rFonts w:ascii="Arial" w:hAnsi="Arial" w:cs="Arial"/>
          <w:noProof/>
          <w:color w:val="auto"/>
          <w:sz w:val="24"/>
          <w:szCs w:val="24"/>
        </w:rPr>
        <w:instrText xml:space="preserve"> TOC \h \z \c "Tabela" </w:instrText>
      </w:r>
      <w:r w:rsidRPr="00200302">
        <w:rPr>
          <w:rStyle w:val="Hyperlink"/>
          <w:rFonts w:ascii="Arial" w:hAnsi="Arial" w:cs="Arial"/>
          <w:noProof/>
          <w:color w:val="auto"/>
          <w:sz w:val="24"/>
          <w:szCs w:val="24"/>
        </w:rPr>
        <w:fldChar w:fldCharType="separate"/>
      </w:r>
      <w:hyperlink w:anchor="_Toc200031383" w:history="1">
        <w:r w:rsidR="00EA29D8" w:rsidRPr="00EA29D8">
          <w:rPr>
            <w:rStyle w:val="Hyperlink"/>
            <w:rFonts w:ascii="Arial" w:hAnsi="Arial" w:cs="Arial"/>
            <w:noProof/>
            <w:color w:val="auto"/>
            <w:sz w:val="24"/>
            <w:szCs w:val="24"/>
          </w:rPr>
          <w:t>Tabela 1. Estratégias operacionais para mitigação dos impactos causados pelos extrativos da madeira na produção de celulose.</w:t>
        </w:r>
        <w:r w:rsidR="00EA29D8" w:rsidRPr="00EA29D8">
          <w:rPr>
            <w:rStyle w:val="Hyperlink"/>
            <w:rFonts w:ascii="Arial" w:hAnsi="Arial" w:cs="Arial"/>
            <w:webHidden/>
            <w:color w:val="auto"/>
            <w:sz w:val="24"/>
            <w:szCs w:val="24"/>
          </w:rPr>
          <w:tab/>
        </w:r>
        <w:r w:rsidR="00EA29D8" w:rsidRPr="00EA29D8">
          <w:rPr>
            <w:rStyle w:val="Hyperlink"/>
            <w:rFonts w:ascii="Arial" w:hAnsi="Arial" w:cs="Arial"/>
            <w:webHidden/>
            <w:color w:val="auto"/>
            <w:sz w:val="24"/>
            <w:szCs w:val="24"/>
          </w:rPr>
          <w:fldChar w:fldCharType="begin"/>
        </w:r>
        <w:r w:rsidR="00EA29D8" w:rsidRPr="00EA29D8">
          <w:rPr>
            <w:rStyle w:val="Hyperlink"/>
            <w:rFonts w:ascii="Arial" w:hAnsi="Arial" w:cs="Arial"/>
            <w:webHidden/>
            <w:color w:val="auto"/>
            <w:sz w:val="24"/>
            <w:szCs w:val="24"/>
          </w:rPr>
          <w:instrText xml:space="preserve"> PAGEREF _Toc200031383 \h </w:instrText>
        </w:r>
        <w:r w:rsidR="00EA29D8" w:rsidRPr="00EA29D8">
          <w:rPr>
            <w:rStyle w:val="Hyperlink"/>
            <w:rFonts w:ascii="Arial" w:hAnsi="Arial" w:cs="Arial"/>
            <w:webHidden/>
            <w:color w:val="auto"/>
            <w:sz w:val="24"/>
            <w:szCs w:val="24"/>
          </w:rPr>
        </w:r>
        <w:r w:rsidR="00EA29D8" w:rsidRPr="00EA29D8">
          <w:rPr>
            <w:rStyle w:val="Hyperlink"/>
            <w:rFonts w:ascii="Arial" w:hAnsi="Arial" w:cs="Arial"/>
            <w:webHidden/>
            <w:color w:val="auto"/>
            <w:sz w:val="24"/>
            <w:szCs w:val="24"/>
          </w:rPr>
          <w:fldChar w:fldCharType="separate"/>
        </w:r>
        <w:r w:rsidR="00EA29D8" w:rsidRPr="00EA29D8">
          <w:rPr>
            <w:rStyle w:val="Hyperlink"/>
            <w:rFonts w:ascii="Arial" w:hAnsi="Arial" w:cs="Arial"/>
            <w:webHidden/>
            <w:color w:val="auto"/>
            <w:sz w:val="24"/>
            <w:szCs w:val="24"/>
          </w:rPr>
          <w:t>13</w:t>
        </w:r>
        <w:r w:rsidR="00EA29D8" w:rsidRPr="00EA29D8">
          <w:rPr>
            <w:rStyle w:val="Hyperlink"/>
            <w:rFonts w:ascii="Arial" w:hAnsi="Arial" w:cs="Arial"/>
            <w:webHidden/>
            <w:color w:val="auto"/>
            <w:sz w:val="24"/>
            <w:szCs w:val="24"/>
          </w:rPr>
          <w:fldChar w:fldCharType="end"/>
        </w:r>
      </w:hyperlink>
    </w:p>
    <w:p w14:paraId="76AAEF9F" w14:textId="6E727202" w:rsidR="00EA29D8" w:rsidRPr="00EA29D8" w:rsidRDefault="0084107E" w:rsidP="00EA29D8">
      <w:pPr>
        <w:pStyle w:val="ndicedeilustraes"/>
        <w:tabs>
          <w:tab w:val="right" w:leader="dot" w:pos="9061"/>
        </w:tabs>
        <w:spacing w:line="360" w:lineRule="auto"/>
        <w:jc w:val="both"/>
        <w:rPr>
          <w:rStyle w:val="Hyperlink"/>
          <w:rFonts w:ascii="Arial" w:hAnsi="Arial" w:cs="Arial"/>
          <w:color w:val="auto"/>
          <w:sz w:val="24"/>
          <w:szCs w:val="24"/>
        </w:rPr>
      </w:pPr>
      <w:hyperlink w:anchor="_Toc200031384" w:history="1">
        <w:r w:rsidR="00EA29D8" w:rsidRPr="00EA29D8">
          <w:rPr>
            <w:rStyle w:val="Hyperlink"/>
            <w:rFonts w:ascii="Arial" w:hAnsi="Arial" w:cs="Arial"/>
            <w:noProof/>
            <w:color w:val="auto"/>
            <w:sz w:val="24"/>
            <w:szCs w:val="24"/>
          </w:rPr>
          <w:t>Tabela 2. Métodos industriais para mitigação dos efeitos dos extrativos durante o cozimento da madeira.</w:t>
        </w:r>
        <w:r w:rsidR="00EA29D8" w:rsidRPr="00EA29D8">
          <w:rPr>
            <w:rStyle w:val="Hyperlink"/>
            <w:rFonts w:ascii="Arial" w:hAnsi="Arial" w:cs="Arial"/>
            <w:webHidden/>
            <w:color w:val="auto"/>
            <w:sz w:val="24"/>
            <w:szCs w:val="24"/>
          </w:rPr>
          <w:tab/>
        </w:r>
        <w:r w:rsidR="00EA29D8" w:rsidRPr="00EA29D8">
          <w:rPr>
            <w:rStyle w:val="Hyperlink"/>
            <w:rFonts w:ascii="Arial" w:hAnsi="Arial" w:cs="Arial"/>
            <w:webHidden/>
            <w:color w:val="auto"/>
            <w:sz w:val="24"/>
            <w:szCs w:val="24"/>
          </w:rPr>
          <w:fldChar w:fldCharType="begin"/>
        </w:r>
        <w:r w:rsidR="00EA29D8" w:rsidRPr="00EA29D8">
          <w:rPr>
            <w:rStyle w:val="Hyperlink"/>
            <w:rFonts w:ascii="Arial" w:hAnsi="Arial" w:cs="Arial"/>
            <w:webHidden/>
            <w:color w:val="auto"/>
            <w:sz w:val="24"/>
            <w:szCs w:val="24"/>
          </w:rPr>
          <w:instrText xml:space="preserve"> PAGEREF _Toc200031384 \h </w:instrText>
        </w:r>
        <w:r w:rsidR="00EA29D8" w:rsidRPr="00EA29D8">
          <w:rPr>
            <w:rStyle w:val="Hyperlink"/>
            <w:rFonts w:ascii="Arial" w:hAnsi="Arial" w:cs="Arial"/>
            <w:webHidden/>
            <w:color w:val="auto"/>
            <w:sz w:val="24"/>
            <w:szCs w:val="24"/>
          </w:rPr>
        </w:r>
        <w:r w:rsidR="00EA29D8" w:rsidRPr="00EA29D8">
          <w:rPr>
            <w:rStyle w:val="Hyperlink"/>
            <w:rFonts w:ascii="Arial" w:hAnsi="Arial" w:cs="Arial"/>
            <w:webHidden/>
            <w:color w:val="auto"/>
            <w:sz w:val="24"/>
            <w:szCs w:val="24"/>
          </w:rPr>
          <w:fldChar w:fldCharType="separate"/>
        </w:r>
        <w:r w:rsidR="00EA29D8" w:rsidRPr="00EA29D8">
          <w:rPr>
            <w:rStyle w:val="Hyperlink"/>
            <w:rFonts w:ascii="Arial" w:hAnsi="Arial" w:cs="Arial"/>
            <w:webHidden/>
            <w:color w:val="auto"/>
            <w:sz w:val="24"/>
            <w:szCs w:val="24"/>
          </w:rPr>
          <w:t>14</w:t>
        </w:r>
        <w:r w:rsidR="00EA29D8" w:rsidRPr="00EA29D8">
          <w:rPr>
            <w:rStyle w:val="Hyperlink"/>
            <w:rFonts w:ascii="Arial" w:hAnsi="Arial" w:cs="Arial"/>
            <w:webHidden/>
            <w:color w:val="auto"/>
            <w:sz w:val="24"/>
            <w:szCs w:val="24"/>
          </w:rPr>
          <w:fldChar w:fldCharType="end"/>
        </w:r>
      </w:hyperlink>
    </w:p>
    <w:p w14:paraId="16B7944F" w14:textId="7A230A4A" w:rsidR="00EA29D8" w:rsidRPr="00EA29D8" w:rsidRDefault="0084107E" w:rsidP="00EA29D8">
      <w:pPr>
        <w:pStyle w:val="ndicedeilustraes"/>
        <w:tabs>
          <w:tab w:val="right" w:leader="dot" w:pos="9061"/>
        </w:tabs>
        <w:spacing w:line="360" w:lineRule="auto"/>
        <w:jc w:val="both"/>
        <w:rPr>
          <w:rStyle w:val="Hyperlink"/>
          <w:rFonts w:ascii="Arial" w:hAnsi="Arial" w:cs="Arial"/>
          <w:color w:val="auto"/>
          <w:sz w:val="24"/>
          <w:szCs w:val="24"/>
        </w:rPr>
      </w:pPr>
      <w:hyperlink w:anchor="_Toc200031385" w:history="1">
        <w:r w:rsidR="00EA29D8" w:rsidRPr="00EA29D8">
          <w:rPr>
            <w:rStyle w:val="Hyperlink"/>
            <w:rFonts w:ascii="Arial" w:hAnsi="Arial" w:cs="Arial"/>
            <w:noProof/>
            <w:color w:val="auto"/>
            <w:sz w:val="24"/>
            <w:szCs w:val="24"/>
          </w:rPr>
          <w:t>Tabela 3. Tecnologias para Mitigação dos Impactos dos Extrativos na Produção de Celulose: Investimentos, Custos e Benefícios Financeiros.</w:t>
        </w:r>
        <w:r w:rsidR="00EA29D8" w:rsidRPr="00EA29D8">
          <w:rPr>
            <w:rStyle w:val="Hyperlink"/>
            <w:rFonts w:ascii="Arial" w:hAnsi="Arial" w:cs="Arial"/>
            <w:webHidden/>
            <w:color w:val="auto"/>
            <w:sz w:val="24"/>
            <w:szCs w:val="24"/>
          </w:rPr>
          <w:tab/>
        </w:r>
        <w:r w:rsidR="00EA29D8" w:rsidRPr="00EA29D8">
          <w:rPr>
            <w:rStyle w:val="Hyperlink"/>
            <w:rFonts w:ascii="Arial" w:hAnsi="Arial" w:cs="Arial"/>
            <w:webHidden/>
            <w:color w:val="auto"/>
            <w:sz w:val="24"/>
            <w:szCs w:val="24"/>
          </w:rPr>
          <w:fldChar w:fldCharType="begin"/>
        </w:r>
        <w:r w:rsidR="00EA29D8" w:rsidRPr="00EA29D8">
          <w:rPr>
            <w:rStyle w:val="Hyperlink"/>
            <w:rFonts w:ascii="Arial" w:hAnsi="Arial" w:cs="Arial"/>
            <w:webHidden/>
            <w:color w:val="auto"/>
            <w:sz w:val="24"/>
            <w:szCs w:val="24"/>
          </w:rPr>
          <w:instrText xml:space="preserve"> PAGEREF _Toc200031385 \h </w:instrText>
        </w:r>
        <w:r w:rsidR="00EA29D8" w:rsidRPr="00EA29D8">
          <w:rPr>
            <w:rStyle w:val="Hyperlink"/>
            <w:rFonts w:ascii="Arial" w:hAnsi="Arial" w:cs="Arial"/>
            <w:webHidden/>
            <w:color w:val="auto"/>
            <w:sz w:val="24"/>
            <w:szCs w:val="24"/>
          </w:rPr>
        </w:r>
        <w:r w:rsidR="00EA29D8" w:rsidRPr="00EA29D8">
          <w:rPr>
            <w:rStyle w:val="Hyperlink"/>
            <w:rFonts w:ascii="Arial" w:hAnsi="Arial" w:cs="Arial"/>
            <w:webHidden/>
            <w:color w:val="auto"/>
            <w:sz w:val="24"/>
            <w:szCs w:val="24"/>
          </w:rPr>
          <w:fldChar w:fldCharType="separate"/>
        </w:r>
        <w:r w:rsidR="00EA29D8" w:rsidRPr="00EA29D8">
          <w:rPr>
            <w:rStyle w:val="Hyperlink"/>
            <w:rFonts w:ascii="Arial" w:hAnsi="Arial" w:cs="Arial"/>
            <w:webHidden/>
            <w:color w:val="auto"/>
            <w:sz w:val="24"/>
            <w:szCs w:val="24"/>
          </w:rPr>
          <w:t>15</w:t>
        </w:r>
        <w:r w:rsidR="00EA29D8" w:rsidRPr="00EA29D8">
          <w:rPr>
            <w:rStyle w:val="Hyperlink"/>
            <w:rFonts w:ascii="Arial" w:hAnsi="Arial" w:cs="Arial"/>
            <w:webHidden/>
            <w:color w:val="auto"/>
            <w:sz w:val="24"/>
            <w:szCs w:val="24"/>
          </w:rPr>
          <w:fldChar w:fldCharType="end"/>
        </w:r>
      </w:hyperlink>
    </w:p>
    <w:p w14:paraId="1BC163C2" w14:textId="3B937B6F" w:rsidR="00EA29D8" w:rsidRPr="00EA29D8" w:rsidRDefault="0084107E" w:rsidP="00EA29D8">
      <w:pPr>
        <w:pStyle w:val="ndicedeilustraes"/>
        <w:tabs>
          <w:tab w:val="right" w:leader="dot" w:pos="9061"/>
        </w:tabs>
        <w:spacing w:line="360" w:lineRule="auto"/>
        <w:jc w:val="both"/>
        <w:rPr>
          <w:rStyle w:val="Hyperlink"/>
          <w:rFonts w:ascii="Arial" w:hAnsi="Arial" w:cs="Arial"/>
          <w:color w:val="auto"/>
          <w:sz w:val="24"/>
          <w:szCs w:val="24"/>
        </w:rPr>
      </w:pPr>
      <w:hyperlink w:anchor="_Toc200031386" w:history="1">
        <w:r w:rsidR="00EA29D8" w:rsidRPr="00EA29D8">
          <w:rPr>
            <w:rStyle w:val="Hyperlink"/>
            <w:rFonts w:ascii="Arial" w:hAnsi="Arial" w:cs="Arial"/>
            <w:noProof/>
            <w:color w:val="auto"/>
            <w:sz w:val="24"/>
            <w:szCs w:val="24"/>
          </w:rPr>
          <w:t>Tabela 4. Resumo Comparativo das Estratégias e Seus Custos.</w:t>
        </w:r>
        <w:r w:rsidR="00EA29D8" w:rsidRPr="00EA29D8">
          <w:rPr>
            <w:rStyle w:val="Hyperlink"/>
            <w:rFonts w:ascii="Arial" w:hAnsi="Arial" w:cs="Arial"/>
            <w:webHidden/>
            <w:color w:val="auto"/>
            <w:sz w:val="24"/>
            <w:szCs w:val="24"/>
          </w:rPr>
          <w:tab/>
        </w:r>
        <w:r w:rsidR="00EA29D8" w:rsidRPr="00EA29D8">
          <w:rPr>
            <w:rStyle w:val="Hyperlink"/>
            <w:rFonts w:ascii="Arial" w:hAnsi="Arial" w:cs="Arial"/>
            <w:webHidden/>
            <w:color w:val="auto"/>
            <w:sz w:val="24"/>
            <w:szCs w:val="24"/>
          </w:rPr>
          <w:fldChar w:fldCharType="begin"/>
        </w:r>
        <w:r w:rsidR="00EA29D8" w:rsidRPr="00EA29D8">
          <w:rPr>
            <w:rStyle w:val="Hyperlink"/>
            <w:rFonts w:ascii="Arial" w:hAnsi="Arial" w:cs="Arial"/>
            <w:webHidden/>
            <w:color w:val="auto"/>
            <w:sz w:val="24"/>
            <w:szCs w:val="24"/>
          </w:rPr>
          <w:instrText xml:space="preserve"> PAGEREF _Toc200031386 \h </w:instrText>
        </w:r>
        <w:r w:rsidR="00EA29D8" w:rsidRPr="00EA29D8">
          <w:rPr>
            <w:rStyle w:val="Hyperlink"/>
            <w:rFonts w:ascii="Arial" w:hAnsi="Arial" w:cs="Arial"/>
            <w:webHidden/>
            <w:color w:val="auto"/>
            <w:sz w:val="24"/>
            <w:szCs w:val="24"/>
          </w:rPr>
        </w:r>
        <w:r w:rsidR="00EA29D8" w:rsidRPr="00EA29D8">
          <w:rPr>
            <w:rStyle w:val="Hyperlink"/>
            <w:rFonts w:ascii="Arial" w:hAnsi="Arial" w:cs="Arial"/>
            <w:webHidden/>
            <w:color w:val="auto"/>
            <w:sz w:val="24"/>
            <w:szCs w:val="24"/>
          </w:rPr>
          <w:fldChar w:fldCharType="separate"/>
        </w:r>
        <w:r w:rsidR="00EA29D8" w:rsidRPr="00EA29D8">
          <w:rPr>
            <w:rStyle w:val="Hyperlink"/>
            <w:rFonts w:ascii="Arial" w:hAnsi="Arial" w:cs="Arial"/>
            <w:webHidden/>
            <w:color w:val="auto"/>
            <w:sz w:val="24"/>
            <w:szCs w:val="24"/>
          </w:rPr>
          <w:t>16</w:t>
        </w:r>
        <w:r w:rsidR="00EA29D8" w:rsidRPr="00EA29D8">
          <w:rPr>
            <w:rStyle w:val="Hyperlink"/>
            <w:rFonts w:ascii="Arial" w:hAnsi="Arial" w:cs="Arial"/>
            <w:webHidden/>
            <w:color w:val="auto"/>
            <w:sz w:val="24"/>
            <w:szCs w:val="24"/>
          </w:rPr>
          <w:fldChar w:fldCharType="end"/>
        </w:r>
      </w:hyperlink>
    </w:p>
    <w:p w14:paraId="651CC0C6" w14:textId="1FF51483" w:rsidR="00EA29D8" w:rsidRPr="00EA29D8" w:rsidRDefault="0084107E" w:rsidP="00EA29D8">
      <w:pPr>
        <w:pStyle w:val="ndicedeilustraes"/>
        <w:tabs>
          <w:tab w:val="right" w:leader="dot" w:pos="9061"/>
        </w:tabs>
        <w:spacing w:line="360" w:lineRule="auto"/>
        <w:jc w:val="both"/>
        <w:rPr>
          <w:rStyle w:val="Hyperlink"/>
          <w:rFonts w:ascii="Arial" w:hAnsi="Arial" w:cs="Arial"/>
          <w:color w:val="auto"/>
          <w:sz w:val="24"/>
          <w:szCs w:val="24"/>
        </w:rPr>
      </w:pPr>
      <w:hyperlink w:anchor="_Toc200031387" w:history="1">
        <w:r w:rsidR="00EA29D8" w:rsidRPr="00EA29D8">
          <w:rPr>
            <w:rStyle w:val="Hyperlink"/>
            <w:rFonts w:ascii="Arial" w:hAnsi="Arial" w:cs="Arial"/>
            <w:noProof/>
            <w:color w:val="auto"/>
            <w:sz w:val="24"/>
            <w:szCs w:val="24"/>
          </w:rPr>
          <w:t>Tabela 5. Custos e os benefícios financeiros de cada estratégia de mitigação dos extrativos.</w:t>
        </w:r>
        <w:r w:rsidR="00EA29D8" w:rsidRPr="00EA29D8">
          <w:rPr>
            <w:rStyle w:val="Hyperlink"/>
            <w:rFonts w:ascii="Arial" w:hAnsi="Arial" w:cs="Arial"/>
            <w:webHidden/>
            <w:color w:val="auto"/>
            <w:sz w:val="24"/>
            <w:szCs w:val="24"/>
          </w:rPr>
          <w:tab/>
        </w:r>
        <w:r w:rsidR="00EA29D8" w:rsidRPr="00EA29D8">
          <w:rPr>
            <w:rStyle w:val="Hyperlink"/>
            <w:rFonts w:ascii="Arial" w:hAnsi="Arial" w:cs="Arial"/>
            <w:webHidden/>
            <w:color w:val="auto"/>
            <w:sz w:val="24"/>
            <w:szCs w:val="24"/>
          </w:rPr>
          <w:fldChar w:fldCharType="begin"/>
        </w:r>
        <w:r w:rsidR="00EA29D8" w:rsidRPr="00EA29D8">
          <w:rPr>
            <w:rStyle w:val="Hyperlink"/>
            <w:rFonts w:ascii="Arial" w:hAnsi="Arial" w:cs="Arial"/>
            <w:webHidden/>
            <w:color w:val="auto"/>
            <w:sz w:val="24"/>
            <w:szCs w:val="24"/>
          </w:rPr>
          <w:instrText xml:space="preserve"> PAGEREF _Toc200031387 \h </w:instrText>
        </w:r>
        <w:r w:rsidR="00EA29D8" w:rsidRPr="00EA29D8">
          <w:rPr>
            <w:rStyle w:val="Hyperlink"/>
            <w:rFonts w:ascii="Arial" w:hAnsi="Arial" w:cs="Arial"/>
            <w:webHidden/>
            <w:color w:val="auto"/>
            <w:sz w:val="24"/>
            <w:szCs w:val="24"/>
          </w:rPr>
        </w:r>
        <w:r w:rsidR="00EA29D8" w:rsidRPr="00EA29D8">
          <w:rPr>
            <w:rStyle w:val="Hyperlink"/>
            <w:rFonts w:ascii="Arial" w:hAnsi="Arial" w:cs="Arial"/>
            <w:webHidden/>
            <w:color w:val="auto"/>
            <w:sz w:val="24"/>
            <w:szCs w:val="24"/>
          </w:rPr>
          <w:fldChar w:fldCharType="separate"/>
        </w:r>
        <w:r w:rsidR="00EA29D8" w:rsidRPr="00EA29D8">
          <w:rPr>
            <w:rStyle w:val="Hyperlink"/>
            <w:rFonts w:ascii="Arial" w:hAnsi="Arial" w:cs="Arial"/>
            <w:webHidden/>
            <w:color w:val="auto"/>
            <w:sz w:val="24"/>
            <w:szCs w:val="24"/>
          </w:rPr>
          <w:t>28</w:t>
        </w:r>
        <w:r w:rsidR="00EA29D8" w:rsidRPr="00EA29D8">
          <w:rPr>
            <w:rStyle w:val="Hyperlink"/>
            <w:rFonts w:ascii="Arial" w:hAnsi="Arial" w:cs="Arial"/>
            <w:webHidden/>
            <w:color w:val="auto"/>
            <w:sz w:val="24"/>
            <w:szCs w:val="24"/>
          </w:rPr>
          <w:fldChar w:fldCharType="end"/>
        </w:r>
      </w:hyperlink>
    </w:p>
    <w:p w14:paraId="1B1C47B8" w14:textId="16DE54AF" w:rsidR="00EA29D8" w:rsidRPr="00EA29D8" w:rsidRDefault="0084107E" w:rsidP="00EA29D8">
      <w:pPr>
        <w:pStyle w:val="ndicedeilustraes"/>
        <w:tabs>
          <w:tab w:val="right" w:leader="dot" w:pos="9061"/>
        </w:tabs>
        <w:spacing w:line="360" w:lineRule="auto"/>
        <w:jc w:val="both"/>
        <w:rPr>
          <w:rStyle w:val="Hyperlink"/>
          <w:rFonts w:ascii="Arial" w:hAnsi="Arial" w:cs="Arial"/>
          <w:color w:val="auto"/>
          <w:sz w:val="24"/>
          <w:szCs w:val="24"/>
        </w:rPr>
      </w:pPr>
      <w:hyperlink w:anchor="_Toc200031388" w:history="1">
        <w:r w:rsidR="00EA29D8" w:rsidRPr="00EA29D8">
          <w:rPr>
            <w:rStyle w:val="Hyperlink"/>
            <w:rFonts w:ascii="Arial" w:hAnsi="Arial" w:cs="Arial"/>
            <w:noProof/>
            <w:color w:val="auto"/>
            <w:sz w:val="24"/>
            <w:szCs w:val="24"/>
          </w:rPr>
          <w:t>Tabela 6. Características da Madeira Recebida pela Bracell em 2024 – Amostras de Estados Fora de São Paulo.</w:t>
        </w:r>
        <w:r w:rsidR="00EA29D8" w:rsidRPr="00EA29D8">
          <w:rPr>
            <w:rStyle w:val="Hyperlink"/>
            <w:rFonts w:ascii="Arial" w:hAnsi="Arial" w:cs="Arial"/>
            <w:webHidden/>
            <w:color w:val="auto"/>
            <w:sz w:val="24"/>
            <w:szCs w:val="24"/>
          </w:rPr>
          <w:tab/>
        </w:r>
        <w:r w:rsidR="00EA29D8" w:rsidRPr="00EA29D8">
          <w:rPr>
            <w:rStyle w:val="Hyperlink"/>
            <w:rFonts w:ascii="Arial" w:hAnsi="Arial" w:cs="Arial"/>
            <w:webHidden/>
            <w:color w:val="auto"/>
            <w:sz w:val="24"/>
            <w:szCs w:val="24"/>
          </w:rPr>
          <w:fldChar w:fldCharType="begin"/>
        </w:r>
        <w:r w:rsidR="00EA29D8" w:rsidRPr="00EA29D8">
          <w:rPr>
            <w:rStyle w:val="Hyperlink"/>
            <w:rFonts w:ascii="Arial" w:hAnsi="Arial" w:cs="Arial"/>
            <w:webHidden/>
            <w:color w:val="auto"/>
            <w:sz w:val="24"/>
            <w:szCs w:val="24"/>
          </w:rPr>
          <w:instrText xml:space="preserve"> PAGEREF _Toc200031388 \h </w:instrText>
        </w:r>
        <w:r w:rsidR="00EA29D8" w:rsidRPr="00EA29D8">
          <w:rPr>
            <w:rStyle w:val="Hyperlink"/>
            <w:rFonts w:ascii="Arial" w:hAnsi="Arial" w:cs="Arial"/>
            <w:webHidden/>
            <w:color w:val="auto"/>
            <w:sz w:val="24"/>
            <w:szCs w:val="24"/>
          </w:rPr>
        </w:r>
        <w:r w:rsidR="00EA29D8" w:rsidRPr="00EA29D8">
          <w:rPr>
            <w:rStyle w:val="Hyperlink"/>
            <w:rFonts w:ascii="Arial" w:hAnsi="Arial" w:cs="Arial"/>
            <w:webHidden/>
            <w:color w:val="auto"/>
            <w:sz w:val="24"/>
            <w:szCs w:val="24"/>
          </w:rPr>
          <w:fldChar w:fldCharType="separate"/>
        </w:r>
        <w:r w:rsidR="00EA29D8" w:rsidRPr="00EA29D8">
          <w:rPr>
            <w:rStyle w:val="Hyperlink"/>
            <w:rFonts w:ascii="Arial" w:hAnsi="Arial" w:cs="Arial"/>
            <w:webHidden/>
            <w:color w:val="auto"/>
            <w:sz w:val="24"/>
            <w:szCs w:val="24"/>
          </w:rPr>
          <w:t>32</w:t>
        </w:r>
        <w:r w:rsidR="00EA29D8" w:rsidRPr="00EA29D8">
          <w:rPr>
            <w:rStyle w:val="Hyperlink"/>
            <w:rFonts w:ascii="Arial" w:hAnsi="Arial" w:cs="Arial"/>
            <w:webHidden/>
            <w:color w:val="auto"/>
            <w:sz w:val="24"/>
            <w:szCs w:val="24"/>
          </w:rPr>
          <w:fldChar w:fldCharType="end"/>
        </w:r>
      </w:hyperlink>
    </w:p>
    <w:p w14:paraId="26F824E1" w14:textId="359D2764" w:rsidR="00EA29D8" w:rsidRPr="00EA29D8" w:rsidRDefault="0084107E" w:rsidP="00EA29D8">
      <w:pPr>
        <w:pStyle w:val="ndicedeilustraes"/>
        <w:tabs>
          <w:tab w:val="right" w:leader="dot" w:pos="9061"/>
        </w:tabs>
        <w:spacing w:line="360" w:lineRule="auto"/>
        <w:jc w:val="both"/>
        <w:rPr>
          <w:rStyle w:val="Hyperlink"/>
          <w:rFonts w:ascii="Arial" w:hAnsi="Arial" w:cs="Arial"/>
          <w:color w:val="auto"/>
          <w:sz w:val="24"/>
          <w:szCs w:val="24"/>
        </w:rPr>
      </w:pPr>
      <w:hyperlink w:anchor="_Toc200031389" w:history="1">
        <w:r w:rsidR="00EA29D8" w:rsidRPr="00EA29D8">
          <w:rPr>
            <w:rStyle w:val="Hyperlink"/>
            <w:rFonts w:ascii="Arial" w:hAnsi="Arial" w:cs="Arial"/>
            <w:noProof/>
            <w:color w:val="auto"/>
            <w:sz w:val="24"/>
            <w:szCs w:val="24"/>
          </w:rPr>
          <w:t>Tabela 7. Resultados da Polpação de Madeira Fora do Estado de São Paulo.</w:t>
        </w:r>
        <w:r w:rsidR="00EA29D8" w:rsidRPr="00EA29D8">
          <w:rPr>
            <w:rStyle w:val="Hyperlink"/>
            <w:rFonts w:ascii="Arial" w:hAnsi="Arial" w:cs="Arial"/>
            <w:webHidden/>
            <w:color w:val="auto"/>
            <w:sz w:val="24"/>
            <w:szCs w:val="24"/>
          </w:rPr>
          <w:tab/>
        </w:r>
        <w:r w:rsidR="00EA29D8" w:rsidRPr="00EA29D8">
          <w:rPr>
            <w:rStyle w:val="Hyperlink"/>
            <w:rFonts w:ascii="Arial" w:hAnsi="Arial" w:cs="Arial"/>
            <w:webHidden/>
            <w:color w:val="auto"/>
            <w:sz w:val="24"/>
            <w:szCs w:val="24"/>
          </w:rPr>
          <w:fldChar w:fldCharType="begin"/>
        </w:r>
        <w:r w:rsidR="00EA29D8" w:rsidRPr="00EA29D8">
          <w:rPr>
            <w:rStyle w:val="Hyperlink"/>
            <w:rFonts w:ascii="Arial" w:hAnsi="Arial" w:cs="Arial"/>
            <w:webHidden/>
            <w:color w:val="auto"/>
            <w:sz w:val="24"/>
            <w:szCs w:val="24"/>
          </w:rPr>
          <w:instrText xml:space="preserve"> PAGEREF _Toc200031389 \h </w:instrText>
        </w:r>
        <w:r w:rsidR="00EA29D8" w:rsidRPr="00EA29D8">
          <w:rPr>
            <w:rStyle w:val="Hyperlink"/>
            <w:rFonts w:ascii="Arial" w:hAnsi="Arial" w:cs="Arial"/>
            <w:webHidden/>
            <w:color w:val="auto"/>
            <w:sz w:val="24"/>
            <w:szCs w:val="24"/>
          </w:rPr>
        </w:r>
        <w:r w:rsidR="00EA29D8" w:rsidRPr="00EA29D8">
          <w:rPr>
            <w:rStyle w:val="Hyperlink"/>
            <w:rFonts w:ascii="Arial" w:hAnsi="Arial" w:cs="Arial"/>
            <w:webHidden/>
            <w:color w:val="auto"/>
            <w:sz w:val="24"/>
            <w:szCs w:val="24"/>
          </w:rPr>
          <w:fldChar w:fldCharType="separate"/>
        </w:r>
        <w:r w:rsidR="00EA29D8" w:rsidRPr="00EA29D8">
          <w:rPr>
            <w:rStyle w:val="Hyperlink"/>
            <w:rFonts w:ascii="Arial" w:hAnsi="Arial" w:cs="Arial"/>
            <w:webHidden/>
            <w:color w:val="auto"/>
            <w:sz w:val="24"/>
            <w:szCs w:val="24"/>
          </w:rPr>
          <w:t>32</w:t>
        </w:r>
        <w:r w:rsidR="00EA29D8" w:rsidRPr="00EA29D8">
          <w:rPr>
            <w:rStyle w:val="Hyperlink"/>
            <w:rFonts w:ascii="Arial" w:hAnsi="Arial" w:cs="Arial"/>
            <w:webHidden/>
            <w:color w:val="auto"/>
            <w:sz w:val="24"/>
            <w:szCs w:val="24"/>
          </w:rPr>
          <w:fldChar w:fldCharType="end"/>
        </w:r>
      </w:hyperlink>
    </w:p>
    <w:p w14:paraId="18AB86B6" w14:textId="300FDFD5" w:rsidR="00EA29D8" w:rsidRPr="00EA29D8" w:rsidRDefault="0084107E" w:rsidP="00EA29D8">
      <w:pPr>
        <w:pStyle w:val="ndicedeilustraes"/>
        <w:tabs>
          <w:tab w:val="right" w:leader="dot" w:pos="9061"/>
        </w:tabs>
        <w:spacing w:line="360" w:lineRule="auto"/>
        <w:jc w:val="both"/>
        <w:rPr>
          <w:rStyle w:val="Hyperlink"/>
          <w:rFonts w:ascii="Arial" w:hAnsi="Arial" w:cs="Arial"/>
          <w:color w:val="auto"/>
          <w:sz w:val="24"/>
          <w:szCs w:val="24"/>
        </w:rPr>
      </w:pPr>
      <w:hyperlink w:anchor="_Toc200031390" w:history="1">
        <w:r w:rsidR="00EA29D8" w:rsidRPr="00EA29D8">
          <w:rPr>
            <w:rStyle w:val="Hyperlink"/>
            <w:rFonts w:ascii="Arial" w:hAnsi="Arial" w:cs="Arial"/>
            <w:noProof/>
            <w:color w:val="auto"/>
            <w:sz w:val="24"/>
            <w:szCs w:val="24"/>
          </w:rPr>
          <w:t>Tabela 8. Abastecimento diário com foco no uso do rechego interno para controle de extrativos. Fonte: Dados internos da Bracell, Maio 2025.</w:t>
        </w:r>
        <w:r w:rsidR="00EA29D8" w:rsidRPr="00EA29D8">
          <w:rPr>
            <w:rStyle w:val="Hyperlink"/>
            <w:rFonts w:ascii="Arial" w:hAnsi="Arial" w:cs="Arial"/>
            <w:webHidden/>
            <w:color w:val="auto"/>
            <w:sz w:val="24"/>
            <w:szCs w:val="24"/>
          </w:rPr>
          <w:tab/>
        </w:r>
        <w:r w:rsidR="00EA29D8" w:rsidRPr="00EA29D8">
          <w:rPr>
            <w:rStyle w:val="Hyperlink"/>
            <w:rFonts w:ascii="Arial" w:hAnsi="Arial" w:cs="Arial"/>
            <w:webHidden/>
            <w:color w:val="auto"/>
            <w:sz w:val="24"/>
            <w:szCs w:val="24"/>
          </w:rPr>
          <w:fldChar w:fldCharType="begin"/>
        </w:r>
        <w:r w:rsidR="00EA29D8" w:rsidRPr="00EA29D8">
          <w:rPr>
            <w:rStyle w:val="Hyperlink"/>
            <w:rFonts w:ascii="Arial" w:hAnsi="Arial" w:cs="Arial"/>
            <w:webHidden/>
            <w:color w:val="auto"/>
            <w:sz w:val="24"/>
            <w:szCs w:val="24"/>
          </w:rPr>
          <w:instrText xml:space="preserve"> PAGEREF _Toc200031390 \h </w:instrText>
        </w:r>
        <w:r w:rsidR="00EA29D8" w:rsidRPr="00EA29D8">
          <w:rPr>
            <w:rStyle w:val="Hyperlink"/>
            <w:rFonts w:ascii="Arial" w:hAnsi="Arial" w:cs="Arial"/>
            <w:webHidden/>
            <w:color w:val="auto"/>
            <w:sz w:val="24"/>
            <w:szCs w:val="24"/>
          </w:rPr>
        </w:r>
        <w:r w:rsidR="00EA29D8" w:rsidRPr="00EA29D8">
          <w:rPr>
            <w:rStyle w:val="Hyperlink"/>
            <w:rFonts w:ascii="Arial" w:hAnsi="Arial" w:cs="Arial"/>
            <w:webHidden/>
            <w:color w:val="auto"/>
            <w:sz w:val="24"/>
            <w:szCs w:val="24"/>
          </w:rPr>
          <w:fldChar w:fldCharType="separate"/>
        </w:r>
        <w:r w:rsidR="00EA29D8" w:rsidRPr="00EA29D8">
          <w:rPr>
            <w:rStyle w:val="Hyperlink"/>
            <w:rFonts w:ascii="Arial" w:hAnsi="Arial" w:cs="Arial"/>
            <w:webHidden/>
            <w:color w:val="auto"/>
            <w:sz w:val="24"/>
            <w:szCs w:val="24"/>
          </w:rPr>
          <w:t>39</w:t>
        </w:r>
        <w:r w:rsidR="00EA29D8" w:rsidRPr="00EA29D8">
          <w:rPr>
            <w:rStyle w:val="Hyperlink"/>
            <w:rFonts w:ascii="Arial" w:hAnsi="Arial" w:cs="Arial"/>
            <w:webHidden/>
            <w:color w:val="auto"/>
            <w:sz w:val="24"/>
            <w:szCs w:val="24"/>
          </w:rPr>
          <w:fldChar w:fldCharType="end"/>
        </w:r>
      </w:hyperlink>
    </w:p>
    <w:p w14:paraId="7BA7DD92" w14:textId="7B4FBB55" w:rsidR="00537D07" w:rsidRPr="00200302" w:rsidRDefault="00537D07" w:rsidP="00200302">
      <w:pPr>
        <w:pStyle w:val="ndicedeilustraes"/>
        <w:tabs>
          <w:tab w:val="right" w:leader="dot" w:pos="9061"/>
        </w:tabs>
        <w:spacing w:line="360" w:lineRule="auto"/>
        <w:jc w:val="both"/>
        <w:rPr>
          <w:rFonts w:ascii="Arial" w:hAnsi="Arial" w:cs="Arial"/>
          <w:sz w:val="24"/>
          <w:szCs w:val="24"/>
        </w:rPr>
      </w:pPr>
      <w:r w:rsidRPr="00200302">
        <w:rPr>
          <w:rStyle w:val="Hyperlink"/>
          <w:rFonts w:ascii="Arial" w:hAnsi="Arial" w:cs="Arial"/>
          <w:noProof/>
          <w:color w:val="auto"/>
          <w:sz w:val="24"/>
          <w:szCs w:val="24"/>
        </w:rPr>
        <w:fldChar w:fldCharType="end"/>
      </w:r>
    </w:p>
    <w:p w14:paraId="0D0BF39D" w14:textId="1E8D924C" w:rsidR="00537D07" w:rsidRDefault="00537D07" w:rsidP="00576CAA">
      <w:pPr>
        <w:adjustRightInd w:val="0"/>
        <w:ind w:left="720" w:hanging="360"/>
        <w:jc w:val="both"/>
      </w:pPr>
    </w:p>
    <w:p w14:paraId="3832334B" w14:textId="78E69B3C" w:rsidR="00537D07" w:rsidRDefault="00537D07" w:rsidP="00576CAA">
      <w:pPr>
        <w:adjustRightInd w:val="0"/>
        <w:ind w:left="720" w:hanging="360"/>
        <w:jc w:val="both"/>
      </w:pPr>
    </w:p>
    <w:p w14:paraId="41DE4894" w14:textId="0793324E" w:rsidR="00537D07" w:rsidRDefault="00537D07" w:rsidP="00576CAA">
      <w:pPr>
        <w:adjustRightInd w:val="0"/>
        <w:ind w:left="720" w:hanging="360"/>
        <w:jc w:val="both"/>
      </w:pPr>
    </w:p>
    <w:p w14:paraId="34FD9A53" w14:textId="001640A4" w:rsidR="00537D07" w:rsidRDefault="00537D07" w:rsidP="00576CAA">
      <w:pPr>
        <w:adjustRightInd w:val="0"/>
        <w:ind w:left="720" w:hanging="360"/>
        <w:jc w:val="both"/>
      </w:pPr>
    </w:p>
    <w:p w14:paraId="70BA88ED" w14:textId="3F23D287" w:rsidR="00537D07" w:rsidRDefault="00537D07" w:rsidP="00576CAA">
      <w:pPr>
        <w:adjustRightInd w:val="0"/>
        <w:ind w:left="720" w:hanging="360"/>
        <w:jc w:val="both"/>
      </w:pPr>
    </w:p>
    <w:p w14:paraId="5C5051D8" w14:textId="1060AC48" w:rsidR="00537D07" w:rsidRDefault="00537D07" w:rsidP="00576CAA">
      <w:pPr>
        <w:adjustRightInd w:val="0"/>
        <w:ind w:left="720" w:hanging="360"/>
        <w:jc w:val="both"/>
      </w:pPr>
    </w:p>
    <w:p w14:paraId="67BDED57" w14:textId="7C4722BB" w:rsidR="00537D07" w:rsidRDefault="00537D07" w:rsidP="00576CAA">
      <w:pPr>
        <w:adjustRightInd w:val="0"/>
        <w:ind w:left="720" w:hanging="360"/>
        <w:jc w:val="both"/>
      </w:pPr>
    </w:p>
    <w:p w14:paraId="500C5100" w14:textId="038C4A97" w:rsidR="00537D07" w:rsidRDefault="00537D07" w:rsidP="00576CAA">
      <w:pPr>
        <w:adjustRightInd w:val="0"/>
        <w:ind w:left="720" w:hanging="360"/>
        <w:jc w:val="both"/>
      </w:pPr>
    </w:p>
    <w:p w14:paraId="38163150" w14:textId="466E9537" w:rsidR="00537D07" w:rsidRDefault="00537D07" w:rsidP="00576CAA">
      <w:pPr>
        <w:adjustRightInd w:val="0"/>
        <w:ind w:left="720" w:hanging="360"/>
        <w:jc w:val="both"/>
      </w:pPr>
    </w:p>
    <w:p w14:paraId="1B5F3FF1" w14:textId="3024B5AD" w:rsidR="00537D07" w:rsidRDefault="00537D07" w:rsidP="00576CAA">
      <w:pPr>
        <w:adjustRightInd w:val="0"/>
        <w:ind w:left="720" w:hanging="360"/>
        <w:jc w:val="both"/>
      </w:pPr>
    </w:p>
    <w:p w14:paraId="0B5A7F60" w14:textId="29D52AF7" w:rsidR="00537D07" w:rsidRDefault="00537D07" w:rsidP="00576CAA">
      <w:pPr>
        <w:adjustRightInd w:val="0"/>
        <w:ind w:left="720" w:hanging="360"/>
        <w:jc w:val="both"/>
      </w:pPr>
    </w:p>
    <w:p w14:paraId="71DE1C32" w14:textId="70EC9B87" w:rsidR="00537D07" w:rsidRDefault="00537D07" w:rsidP="00576CAA">
      <w:pPr>
        <w:adjustRightInd w:val="0"/>
        <w:ind w:left="720" w:hanging="360"/>
        <w:jc w:val="both"/>
      </w:pPr>
    </w:p>
    <w:p w14:paraId="40178381" w14:textId="611CB045" w:rsidR="00537D07" w:rsidRDefault="00537D07" w:rsidP="00576CAA">
      <w:pPr>
        <w:adjustRightInd w:val="0"/>
        <w:ind w:left="720" w:hanging="360"/>
        <w:jc w:val="both"/>
      </w:pPr>
    </w:p>
    <w:p w14:paraId="24A3410D" w14:textId="26035E79" w:rsidR="00537D07" w:rsidRDefault="00537D07" w:rsidP="00576CAA">
      <w:pPr>
        <w:adjustRightInd w:val="0"/>
        <w:ind w:left="720" w:hanging="360"/>
        <w:jc w:val="both"/>
      </w:pPr>
    </w:p>
    <w:p w14:paraId="6A4C1E1F" w14:textId="6CB13E3D" w:rsidR="00EA29D8" w:rsidRDefault="00EA29D8">
      <w:r>
        <w:br w:type="page"/>
      </w:r>
    </w:p>
    <w:sdt>
      <w:sdtPr>
        <w:rPr>
          <w:rFonts w:ascii="Arial" w:eastAsiaTheme="minorHAnsi" w:hAnsi="Arial" w:cs="Arial"/>
          <w:color w:val="auto"/>
          <w:sz w:val="24"/>
          <w:szCs w:val="24"/>
          <w:lang w:eastAsia="en-US"/>
        </w:rPr>
        <w:id w:val="511657648"/>
        <w:docPartObj>
          <w:docPartGallery w:val="Table of Contents"/>
          <w:docPartUnique/>
        </w:docPartObj>
      </w:sdtPr>
      <w:sdtEndPr>
        <w:rPr>
          <w:bCs/>
        </w:rPr>
      </w:sdtEndPr>
      <w:sdtContent>
        <w:p w14:paraId="44BD94A8" w14:textId="0E7436E2" w:rsidR="00BE6AA1" w:rsidRDefault="00BE6AA1" w:rsidP="00200302">
          <w:pPr>
            <w:pStyle w:val="CabealhodoSumrio"/>
            <w:spacing w:line="360" w:lineRule="auto"/>
            <w:jc w:val="center"/>
            <w:rPr>
              <w:rFonts w:ascii="Arial" w:hAnsi="Arial" w:cs="Arial"/>
              <w:b/>
              <w:color w:val="auto"/>
              <w:sz w:val="24"/>
              <w:szCs w:val="24"/>
            </w:rPr>
          </w:pPr>
          <w:r w:rsidRPr="007114AF">
            <w:rPr>
              <w:rFonts w:ascii="Arial" w:hAnsi="Arial" w:cs="Arial"/>
              <w:b/>
              <w:color w:val="auto"/>
              <w:sz w:val="24"/>
              <w:szCs w:val="24"/>
            </w:rPr>
            <w:t>S</w:t>
          </w:r>
          <w:r w:rsidR="002B7442">
            <w:rPr>
              <w:rFonts w:ascii="Arial" w:hAnsi="Arial" w:cs="Arial"/>
              <w:b/>
              <w:color w:val="auto"/>
              <w:sz w:val="24"/>
              <w:szCs w:val="24"/>
            </w:rPr>
            <w:t>UMÁRIO</w:t>
          </w:r>
        </w:p>
        <w:p w14:paraId="37FCC421" w14:textId="77777777" w:rsidR="007114AF" w:rsidRPr="007114AF" w:rsidRDefault="007114AF" w:rsidP="00200302">
          <w:pPr>
            <w:spacing w:line="360" w:lineRule="auto"/>
            <w:rPr>
              <w:lang w:eastAsia="pt-BR"/>
            </w:rPr>
          </w:pPr>
        </w:p>
        <w:p w14:paraId="5B1D1D48" w14:textId="5DD2F9C7" w:rsidR="0077551A" w:rsidRPr="00200302" w:rsidRDefault="00BE6AA1" w:rsidP="00200302">
          <w:pPr>
            <w:pStyle w:val="Sumrio1"/>
            <w:rPr>
              <w:rFonts w:ascii="Arial" w:eastAsiaTheme="minorEastAsia" w:hAnsi="Arial" w:cs="Arial"/>
              <w:noProof/>
              <w:sz w:val="24"/>
              <w:szCs w:val="24"/>
              <w:lang w:eastAsia="pt-BR"/>
            </w:rPr>
          </w:pPr>
          <w:r w:rsidRPr="00200302">
            <w:rPr>
              <w:rFonts w:ascii="Arial" w:hAnsi="Arial" w:cs="Arial"/>
              <w:sz w:val="24"/>
              <w:szCs w:val="24"/>
            </w:rPr>
            <w:fldChar w:fldCharType="begin"/>
          </w:r>
          <w:r w:rsidRPr="00200302">
            <w:rPr>
              <w:rFonts w:ascii="Arial" w:hAnsi="Arial" w:cs="Arial"/>
              <w:sz w:val="24"/>
              <w:szCs w:val="24"/>
            </w:rPr>
            <w:instrText xml:space="preserve"> TOC \o "1-3" \h \z \u </w:instrText>
          </w:r>
          <w:r w:rsidRPr="00200302">
            <w:rPr>
              <w:rFonts w:ascii="Arial" w:hAnsi="Arial" w:cs="Arial"/>
              <w:sz w:val="24"/>
              <w:szCs w:val="24"/>
            </w:rPr>
            <w:fldChar w:fldCharType="separate"/>
          </w:r>
          <w:hyperlink w:anchor="_Toc199861640" w:history="1">
            <w:r w:rsidR="0077551A" w:rsidRPr="00200302">
              <w:rPr>
                <w:rStyle w:val="Hyperlink"/>
                <w:rFonts w:ascii="Arial" w:eastAsia="Times New Roman" w:hAnsi="Arial" w:cs="Arial"/>
                <w:noProof/>
                <w:color w:val="auto"/>
                <w:sz w:val="24"/>
                <w:szCs w:val="24"/>
              </w:rPr>
              <w:t>1.</w:t>
            </w:r>
            <w:r w:rsidR="0077551A" w:rsidRPr="00200302">
              <w:rPr>
                <w:rFonts w:ascii="Arial" w:eastAsiaTheme="minorEastAsia" w:hAnsi="Arial" w:cs="Arial"/>
                <w:noProof/>
                <w:sz w:val="24"/>
                <w:szCs w:val="24"/>
                <w:lang w:eastAsia="pt-BR"/>
              </w:rPr>
              <w:tab/>
            </w:r>
            <w:r w:rsidR="0077551A" w:rsidRPr="00200302">
              <w:rPr>
                <w:rStyle w:val="Hyperlink"/>
                <w:rFonts w:ascii="Arial" w:eastAsia="Times New Roman" w:hAnsi="Arial" w:cs="Arial"/>
                <w:noProof/>
                <w:color w:val="auto"/>
                <w:sz w:val="24"/>
                <w:szCs w:val="24"/>
              </w:rPr>
              <w:t>Introdução</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_Toc199861640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w:t>
            </w:r>
            <w:r w:rsidR="0077551A" w:rsidRPr="00200302">
              <w:rPr>
                <w:rFonts w:ascii="Arial" w:hAnsi="Arial" w:cs="Arial"/>
                <w:noProof/>
                <w:webHidden/>
                <w:sz w:val="24"/>
                <w:szCs w:val="24"/>
              </w:rPr>
              <w:fldChar w:fldCharType="end"/>
            </w:r>
          </w:hyperlink>
        </w:p>
        <w:p w14:paraId="06F9364A" w14:textId="6AD02212" w:rsidR="0077551A" w:rsidRPr="00200302" w:rsidRDefault="0084107E" w:rsidP="00200302">
          <w:pPr>
            <w:pStyle w:val="Sumrio1"/>
            <w:rPr>
              <w:rFonts w:ascii="Arial" w:eastAsiaTheme="minorEastAsia" w:hAnsi="Arial" w:cs="Arial"/>
              <w:noProof/>
              <w:sz w:val="24"/>
              <w:szCs w:val="24"/>
              <w:lang w:eastAsia="pt-BR"/>
            </w:rPr>
          </w:pPr>
          <w:hyperlink w:anchor="_Toc199861641" w:history="1">
            <w:r w:rsidR="0077551A" w:rsidRPr="00200302">
              <w:rPr>
                <w:rStyle w:val="Hyperlink"/>
                <w:rFonts w:ascii="Arial" w:eastAsia="Times New Roman" w:hAnsi="Arial" w:cs="Arial"/>
                <w:noProof/>
                <w:color w:val="auto"/>
                <w:sz w:val="24"/>
                <w:szCs w:val="24"/>
              </w:rPr>
              <w:t>2.</w:t>
            </w:r>
            <w:r w:rsidR="0077551A" w:rsidRPr="00200302">
              <w:rPr>
                <w:rFonts w:ascii="Arial" w:eastAsiaTheme="minorEastAsia" w:hAnsi="Arial" w:cs="Arial"/>
                <w:noProof/>
                <w:sz w:val="24"/>
                <w:szCs w:val="24"/>
                <w:lang w:eastAsia="pt-BR"/>
              </w:rPr>
              <w:tab/>
            </w:r>
            <w:r w:rsidR="0077551A" w:rsidRPr="00200302">
              <w:rPr>
                <w:rStyle w:val="Hyperlink"/>
                <w:rFonts w:ascii="Arial" w:eastAsia="Times New Roman" w:hAnsi="Arial" w:cs="Arial"/>
                <w:noProof/>
                <w:color w:val="auto"/>
                <w:sz w:val="24"/>
                <w:szCs w:val="24"/>
              </w:rPr>
              <w:t>Objetivos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_Toc199861641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3</w:t>
            </w:r>
            <w:r w:rsidR="0077551A" w:rsidRPr="00200302">
              <w:rPr>
                <w:rFonts w:ascii="Arial" w:hAnsi="Arial" w:cs="Arial"/>
                <w:noProof/>
                <w:webHidden/>
                <w:sz w:val="24"/>
                <w:szCs w:val="24"/>
              </w:rPr>
              <w:fldChar w:fldCharType="end"/>
            </w:r>
          </w:hyperlink>
        </w:p>
        <w:p w14:paraId="21A47446" w14:textId="0328F27B" w:rsidR="0077551A" w:rsidRPr="00200302" w:rsidRDefault="0084107E" w:rsidP="00200302">
          <w:pPr>
            <w:pStyle w:val="Sumrio2"/>
            <w:rPr>
              <w:rFonts w:ascii="Arial" w:eastAsiaTheme="minorEastAsia" w:hAnsi="Arial" w:cs="Arial"/>
              <w:noProof/>
              <w:sz w:val="24"/>
              <w:szCs w:val="24"/>
              <w:lang w:eastAsia="pt-BR"/>
            </w:rPr>
          </w:pPr>
          <w:hyperlink w:anchor="_Toc199861642" w:history="1">
            <w:r w:rsidR="0077551A" w:rsidRPr="00200302">
              <w:rPr>
                <w:rStyle w:val="Hyperlink"/>
                <w:rFonts w:ascii="Arial" w:eastAsia="Times New Roman" w:hAnsi="Arial" w:cs="Arial"/>
                <w:noProof/>
                <w:color w:val="auto"/>
                <w:sz w:val="24"/>
                <w:szCs w:val="24"/>
              </w:rPr>
              <w:t>2.1.</w:t>
            </w:r>
            <w:r w:rsidR="0077551A" w:rsidRPr="00200302">
              <w:rPr>
                <w:rFonts w:ascii="Arial" w:eastAsiaTheme="minorEastAsia" w:hAnsi="Arial" w:cs="Arial"/>
                <w:noProof/>
                <w:sz w:val="24"/>
                <w:szCs w:val="24"/>
                <w:lang w:eastAsia="pt-BR"/>
              </w:rPr>
              <w:tab/>
            </w:r>
            <w:r w:rsidR="0077551A" w:rsidRPr="00200302">
              <w:rPr>
                <w:rStyle w:val="Hyperlink"/>
                <w:rFonts w:ascii="Arial" w:eastAsia="Times New Roman" w:hAnsi="Arial" w:cs="Arial"/>
                <w:noProof/>
                <w:color w:val="auto"/>
                <w:sz w:val="24"/>
                <w:szCs w:val="24"/>
              </w:rPr>
              <w:t>Geral</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_Toc199861642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3</w:t>
            </w:r>
            <w:r w:rsidR="0077551A" w:rsidRPr="00200302">
              <w:rPr>
                <w:rFonts w:ascii="Arial" w:hAnsi="Arial" w:cs="Arial"/>
                <w:noProof/>
                <w:webHidden/>
                <w:sz w:val="24"/>
                <w:szCs w:val="24"/>
              </w:rPr>
              <w:fldChar w:fldCharType="end"/>
            </w:r>
          </w:hyperlink>
        </w:p>
        <w:p w14:paraId="3D0D6E88" w14:textId="362EB79B" w:rsidR="0077551A" w:rsidRPr="00200302" w:rsidRDefault="0084107E" w:rsidP="00200302">
          <w:pPr>
            <w:pStyle w:val="Sumrio2"/>
            <w:rPr>
              <w:rFonts w:ascii="Arial" w:eastAsiaTheme="minorEastAsia" w:hAnsi="Arial" w:cs="Arial"/>
              <w:noProof/>
              <w:sz w:val="24"/>
              <w:szCs w:val="24"/>
              <w:lang w:eastAsia="pt-BR"/>
            </w:rPr>
          </w:pPr>
          <w:hyperlink w:anchor="_Toc199861643" w:history="1">
            <w:r w:rsidR="0077551A" w:rsidRPr="00200302">
              <w:rPr>
                <w:rStyle w:val="Hyperlink"/>
                <w:rFonts w:ascii="Arial" w:eastAsia="Times New Roman" w:hAnsi="Arial" w:cs="Arial"/>
                <w:bCs/>
                <w:noProof/>
                <w:color w:val="auto"/>
                <w:sz w:val="24"/>
                <w:szCs w:val="24"/>
              </w:rPr>
              <w:t>2.2.</w:t>
            </w:r>
            <w:r w:rsidR="0077551A" w:rsidRPr="00200302">
              <w:rPr>
                <w:rFonts w:ascii="Arial" w:eastAsiaTheme="minorEastAsia" w:hAnsi="Arial" w:cs="Arial"/>
                <w:noProof/>
                <w:sz w:val="24"/>
                <w:szCs w:val="24"/>
                <w:lang w:eastAsia="pt-BR"/>
              </w:rPr>
              <w:tab/>
            </w:r>
            <w:r w:rsidR="0077551A" w:rsidRPr="00200302">
              <w:rPr>
                <w:rStyle w:val="Hyperlink"/>
                <w:rFonts w:ascii="Arial" w:eastAsia="Times New Roman" w:hAnsi="Arial" w:cs="Arial"/>
                <w:bCs/>
                <w:noProof/>
                <w:color w:val="auto"/>
                <w:sz w:val="24"/>
                <w:szCs w:val="24"/>
              </w:rPr>
              <w:t>Específicos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_Toc199861643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3</w:t>
            </w:r>
            <w:r w:rsidR="0077551A" w:rsidRPr="00200302">
              <w:rPr>
                <w:rFonts w:ascii="Arial" w:hAnsi="Arial" w:cs="Arial"/>
                <w:noProof/>
                <w:webHidden/>
                <w:sz w:val="24"/>
                <w:szCs w:val="24"/>
              </w:rPr>
              <w:fldChar w:fldCharType="end"/>
            </w:r>
          </w:hyperlink>
        </w:p>
        <w:p w14:paraId="47562DB9" w14:textId="7D6AFC16" w:rsidR="0077551A" w:rsidRPr="00200302" w:rsidRDefault="0084107E" w:rsidP="00200302">
          <w:pPr>
            <w:pStyle w:val="Sumrio1"/>
            <w:rPr>
              <w:rFonts w:ascii="Arial" w:eastAsiaTheme="minorEastAsia" w:hAnsi="Arial" w:cs="Arial"/>
              <w:noProof/>
              <w:sz w:val="24"/>
              <w:szCs w:val="24"/>
              <w:lang w:eastAsia="pt-BR"/>
            </w:rPr>
          </w:pPr>
          <w:hyperlink w:anchor="_Toc199861644" w:history="1">
            <w:r w:rsidR="0077551A" w:rsidRPr="00200302">
              <w:rPr>
                <w:rStyle w:val="Hyperlink"/>
                <w:rFonts w:ascii="Arial" w:eastAsia="Times New Roman" w:hAnsi="Arial" w:cs="Arial"/>
                <w:noProof/>
                <w:color w:val="auto"/>
                <w:sz w:val="24"/>
                <w:szCs w:val="24"/>
              </w:rPr>
              <w:t>3.</w:t>
            </w:r>
            <w:r w:rsidR="0077551A" w:rsidRPr="00200302">
              <w:rPr>
                <w:rFonts w:ascii="Arial" w:eastAsiaTheme="minorEastAsia" w:hAnsi="Arial" w:cs="Arial"/>
                <w:noProof/>
                <w:sz w:val="24"/>
                <w:szCs w:val="24"/>
                <w:lang w:eastAsia="pt-BR"/>
              </w:rPr>
              <w:tab/>
            </w:r>
            <w:r w:rsidR="0077551A" w:rsidRPr="00200302">
              <w:rPr>
                <w:rStyle w:val="Hyperlink"/>
                <w:rFonts w:ascii="Arial" w:eastAsia="Times New Roman" w:hAnsi="Arial" w:cs="Arial"/>
                <w:noProof/>
                <w:color w:val="auto"/>
                <w:sz w:val="24"/>
                <w:szCs w:val="24"/>
              </w:rPr>
              <w:t>Revisão Bibliográfica</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_Toc199861644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4</w:t>
            </w:r>
            <w:r w:rsidR="0077551A" w:rsidRPr="00200302">
              <w:rPr>
                <w:rFonts w:ascii="Arial" w:hAnsi="Arial" w:cs="Arial"/>
                <w:noProof/>
                <w:webHidden/>
                <w:sz w:val="24"/>
                <w:szCs w:val="24"/>
              </w:rPr>
              <w:fldChar w:fldCharType="end"/>
            </w:r>
          </w:hyperlink>
        </w:p>
        <w:p w14:paraId="5024F5A3" w14:textId="7FED615F" w:rsidR="0077551A" w:rsidRPr="00200302" w:rsidRDefault="0084107E" w:rsidP="00200302">
          <w:pPr>
            <w:pStyle w:val="Sumrio2"/>
            <w:rPr>
              <w:rFonts w:ascii="Arial" w:eastAsiaTheme="minorEastAsia" w:hAnsi="Arial" w:cs="Arial"/>
              <w:noProof/>
              <w:sz w:val="24"/>
              <w:szCs w:val="24"/>
              <w:lang w:eastAsia="pt-BR"/>
            </w:rPr>
          </w:pPr>
          <w:hyperlink w:anchor="_Toc199861645" w:history="1">
            <w:r w:rsidR="0077551A" w:rsidRPr="00200302">
              <w:rPr>
                <w:rStyle w:val="Hyperlink"/>
                <w:rFonts w:ascii="Arial" w:eastAsia="Times New Roman" w:hAnsi="Arial" w:cs="Arial"/>
                <w:noProof/>
                <w:color w:val="auto"/>
                <w:sz w:val="24"/>
                <w:szCs w:val="24"/>
              </w:rPr>
              <w:t>3.1. Composição Química da Madeira e Influência dos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_Toc199861645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4</w:t>
            </w:r>
            <w:r w:rsidR="0077551A" w:rsidRPr="00200302">
              <w:rPr>
                <w:rFonts w:ascii="Arial" w:hAnsi="Arial" w:cs="Arial"/>
                <w:noProof/>
                <w:webHidden/>
                <w:sz w:val="24"/>
                <w:szCs w:val="24"/>
              </w:rPr>
              <w:fldChar w:fldCharType="end"/>
            </w:r>
          </w:hyperlink>
        </w:p>
        <w:p w14:paraId="34F0497A" w14:textId="12CCE3D9" w:rsidR="0077551A" w:rsidRPr="00200302" w:rsidRDefault="0084107E" w:rsidP="00200302">
          <w:pPr>
            <w:pStyle w:val="Sumrio2"/>
            <w:rPr>
              <w:rFonts w:ascii="Arial" w:eastAsiaTheme="minorEastAsia" w:hAnsi="Arial" w:cs="Arial"/>
              <w:noProof/>
              <w:sz w:val="24"/>
              <w:szCs w:val="24"/>
              <w:lang w:eastAsia="pt-BR"/>
            </w:rPr>
          </w:pPr>
          <w:hyperlink w:anchor="_Toc199861646" w:history="1">
            <w:r w:rsidR="0077551A" w:rsidRPr="00200302">
              <w:rPr>
                <w:rStyle w:val="Hyperlink"/>
                <w:rFonts w:ascii="Arial" w:eastAsia="Times New Roman" w:hAnsi="Arial" w:cs="Arial"/>
                <w:noProof/>
                <w:color w:val="auto"/>
                <w:sz w:val="24"/>
                <w:szCs w:val="24"/>
              </w:rPr>
              <w:t>3.2. Estrutura Molecular e Classificação dos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_Toc199861646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4</w:t>
            </w:r>
            <w:r w:rsidR="0077551A" w:rsidRPr="00200302">
              <w:rPr>
                <w:rFonts w:ascii="Arial" w:hAnsi="Arial" w:cs="Arial"/>
                <w:noProof/>
                <w:webHidden/>
                <w:sz w:val="24"/>
                <w:szCs w:val="24"/>
              </w:rPr>
              <w:fldChar w:fldCharType="end"/>
            </w:r>
          </w:hyperlink>
        </w:p>
        <w:p w14:paraId="013FB04E" w14:textId="7DB190ED" w:rsidR="0077551A" w:rsidRPr="00200302" w:rsidRDefault="0084107E" w:rsidP="00200302">
          <w:pPr>
            <w:pStyle w:val="Sumrio2"/>
            <w:rPr>
              <w:rFonts w:ascii="Arial" w:eastAsiaTheme="minorEastAsia" w:hAnsi="Arial" w:cs="Arial"/>
              <w:noProof/>
              <w:sz w:val="24"/>
              <w:szCs w:val="24"/>
              <w:lang w:eastAsia="pt-BR"/>
            </w:rPr>
          </w:pPr>
          <w:hyperlink w:anchor="_Toc199861647" w:history="1">
            <w:r w:rsidR="0077551A" w:rsidRPr="00200302">
              <w:rPr>
                <w:rStyle w:val="Hyperlink"/>
                <w:rFonts w:ascii="Arial" w:eastAsia="Times New Roman" w:hAnsi="Arial" w:cs="Arial"/>
                <w:noProof/>
                <w:color w:val="auto"/>
                <w:sz w:val="24"/>
                <w:szCs w:val="24"/>
              </w:rPr>
              <w:t>3.3. Métodos de Quantificação e Caracterização</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_Toc199861647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5</w:t>
            </w:r>
            <w:r w:rsidR="0077551A" w:rsidRPr="00200302">
              <w:rPr>
                <w:rFonts w:ascii="Arial" w:hAnsi="Arial" w:cs="Arial"/>
                <w:noProof/>
                <w:webHidden/>
                <w:sz w:val="24"/>
                <w:szCs w:val="24"/>
              </w:rPr>
              <w:fldChar w:fldCharType="end"/>
            </w:r>
          </w:hyperlink>
        </w:p>
        <w:p w14:paraId="035B51CB" w14:textId="0F9F8723" w:rsidR="0077551A" w:rsidRPr="00200302" w:rsidRDefault="0084107E" w:rsidP="00200302">
          <w:pPr>
            <w:pStyle w:val="Sumrio2"/>
            <w:rPr>
              <w:rFonts w:ascii="Arial" w:eastAsiaTheme="minorEastAsia" w:hAnsi="Arial" w:cs="Arial"/>
              <w:noProof/>
              <w:sz w:val="24"/>
              <w:szCs w:val="24"/>
              <w:lang w:eastAsia="pt-BR"/>
            </w:rPr>
          </w:pPr>
          <w:hyperlink w:anchor="_Toc199861648" w:history="1">
            <w:r w:rsidR="0077551A" w:rsidRPr="00200302">
              <w:rPr>
                <w:rStyle w:val="Hyperlink"/>
                <w:rFonts w:ascii="Arial" w:eastAsia="Times New Roman" w:hAnsi="Arial" w:cs="Arial"/>
                <w:noProof/>
                <w:color w:val="auto"/>
                <w:sz w:val="24"/>
                <w:szCs w:val="24"/>
              </w:rPr>
              <w:t>3.4. Variação Regional e Genética dos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_Toc199861648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5</w:t>
            </w:r>
            <w:r w:rsidR="0077551A" w:rsidRPr="00200302">
              <w:rPr>
                <w:rFonts w:ascii="Arial" w:hAnsi="Arial" w:cs="Arial"/>
                <w:noProof/>
                <w:webHidden/>
                <w:sz w:val="24"/>
                <w:szCs w:val="24"/>
              </w:rPr>
              <w:fldChar w:fldCharType="end"/>
            </w:r>
          </w:hyperlink>
        </w:p>
        <w:p w14:paraId="615D87BA" w14:textId="23817FAA" w:rsidR="0077551A" w:rsidRPr="00200302" w:rsidRDefault="0084107E" w:rsidP="00200302">
          <w:pPr>
            <w:pStyle w:val="Sumrio2"/>
            <w:rPr>
              <w:rFonts w:ascii="Arial" w:eastAsiaTheme="minorEastAsia" w:hAnsi="Arial" w:cs="Arial"/>
              <w:noProof/>
              <w:sz w:val="24"/>
              <w:szCs w:val="24"/>
              <w:lang w:eastAsia="pt-BR"/>
            </w:rPr>
          </w:pPr>
          <w:hyperlink w:anchor="_Toc199861649" w:history="1">
            <w:r w:rsidR="0077551A" w:rsidRPr="00200302">
              <w:rPr>
                <w:rStyle w:val="Hyperlink"/>
                <w:rFonts w:ascii="Arial" w:eastAsia="Times New Roman" w:hAnsi="Arial" w:cs="Arial"/>
                <w:noProof/>
                <w:color w:val="auto"/>
                <w:sz w:val="24"/>
                <w:szCs w:val="24"/>
              </w:rPr>
              <w:t>3.5. Impacto dos Extrativos no Processo Industrial</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_Toc199861649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5</w:t>
            </w:r>
            <w:r w:rsidR="0077551A" w:rsidRPr="00200302">
              <w:rPr>
                <w:rFonts w:ascii="Arial" w:hAnsi="Arial" w:cs="Arial"/>
                <w:noProof/>
                <w:webHidden/>
                <w:sz w:val="24"/>
                <w:szCs w:val="24"/>
              </w:rPr>
              <w:fldChar w:fldCharType="end"/>
            </w:r>
          </w:hyperlink>
        </w:p>
        <w:p w14:paraId="5C2CCBA2" w14:textId="19A6E933"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50" w:history="1">
            <w:r w:rsidR="0077551A" w:rsidRPr="00200302">
              <w:rPr>
                <w:rStyle w:val="Hyperlink"/>
                <w:rFonts w:ascii="Arial" w:eastAsia="Times New Roman" w:hAnsi="Arial" w:cs="Arial"/>
                <w:noProof/>
                <w:color w:val="auto"/>
                <w:sz w:val="24"/>
                <w:szCs w:val="24"/>
              </w:rPr>
              <w:t>3.5.1. Problemas Operacionais Causados pelos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_Toc199861650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6</w:t>
            </w:r>
            <w:r w:rsidR="0077551A" w:rsidRPr="00200302">
              <w:rPr>
                <w:rFonts w:ascii="Arial" w:hAnsi="Arial" w:cs="Arial"/>
                <w:noProof/>
                <w:webHidden/>
                <w:sz w:val="24"/>
                <w:szCs w:val="24"/>
              </w:rPr>
              <w:fldChar w:fldCharType="end"/>
            </w:r>
          </w:hyperlink>
        </w:p>
        <w:p w14:paraId="3D8CF75E" w14:textId="275894C7"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51" w:history="1">
            <w:r w:rsidR="0077551A" w:rsidRPr="00200302">
              <w:rPr>
                <w:rStyle w:val="Hyperlink"/>
                <w:rFonts w:ascii="Arial" w:eastAsia="Times New Roman" w:hAnsi="Arial" w:cs="Arial"/>
                <w:noProof/>
                <w:color w:val="auto"/>
                <w:sz w:val="24"/>
                <w:szCs w:val="24"/>
              </w:rPr>
              <w:t>3.5.2. Impacto na Qualidade da Celulose</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_Toc199861651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6</w:t>
            </w:r>
            <w:r w:rsidR="0077551A" w:rsidRPr="00200302">
              <w:rPr>
                <w:rFonts w:ascii="Arial" w:hAnsi="Arial" w:cs="Arial"/>
                <w:noProof/>
                <w:webHidden/>
                <w:sz w:val="24"/>
                <w:szCs w:val="24"/>
              </w:rPr>
              <w:fldChar w:fldCharType="end"/>
            </w:r>
          </w:hyperlink>
        </w:p>
        <w:p w14:paraId="63FAB21B" w14:textId="0201F438" w:rsidR="0077551A" w:rsidRPr="00200302" w:rsidRDefault="0084107E" w:rsidP="00200302">
          <w:pPr>
            <w:pStyle w:val="Sumrio2"/>
            <w:rPr>
              <w:rFonts w:ascii="Arial" w:eastAsiaTheme="minorEastAsia" w:hAnsi="Arial" w:cs="Arial"/>
              <w:noProof/>
              <w:sz w:val="24"/>
              <w:szCs w:val="24"/>
              <w:lang w:eastAsia="pt-BR"/>
            </w:rPr>
          </w:pPr>
          <w:hyperlink w:anchor="_Toc199861652" w:history="1">
            <w:r w:rsidR="0077551A" w:rsidRPr="00200302">
              <w:rPr>
                <w:rStyle w:val="Hyperlink"/>
                <w:rFonts w:ascii="Arial" w:eastAsia="Times New Roman" w:hAnsi="Arial" w:cs="Arial"/>
                <w:noProof/>
                <w:color w:val="auto"/>
                <w:sz w:val="24"/>
                <w:szCs w:val="24"/>
              </w:rPr>
              <w:t>3.6. Estratégias de Mitigação dos Extrativos na Indústria</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_Toc199861652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6</w:t>
            </w:r>
            <w:r w:rsidR="0077551A" w:rsidRPr="00200302">
              <w:rPr>
                <w:rFonts w:ascii="Arial" w:hAnsi="Arial" w:cs="Arial"/>
                <w:noProof/>
                <w:webHidden/>
                <w:sz w:val="24"/>
                <w:szCs w:val="24"/>
              </w:rPr>
              <w:fldChar w:fldCharType="end"/>
            </w:r>
          </w:hyperlink>
        </w:p>
        <w:p w14:paraId="238F914C" w14:textId="6ACC141A"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53" w:history="1">
            <w:r w:rsidR="0077551A" w:rsidRPr="00200302">
              <w:rPr>
                <w:rStyle w:val="Hyperlink"/>
                <w:rFonts w:ascii="Arial" w:eastAsia="Times New Roman" w:hAnsi="Arial" w:cs="Arial"/>
                <w:noProof/>
                <w:color w:val="auto"/>
                <w:sz w:val="24"/>
                <w:szCs w:val="24"/>
              </w:rPr>
              <w:t>3.6.1. Gestão da Madeira no Pátio</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_Toc199861653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6</w:t>
            </w:r>
            <w:r w:rsidR="0077551A" w:rsidRPr="00200302">
              <w:rPr>
                <w:rFonts w:ascii="Arial" w:hAnsi="Arial" w:cs="Arial"/>
                <w:noProof/>
                <w:webHidden/>
                <w:sz w:val="24"/>
                <w:szCs w:val="24"/>
              </w:rPr>
              <w:fldChar w:fldCharType="end"/>
            </w:r>
          </w:hyperlink>
        </w:p>
        <w:p w14:paraId="55C5E221" w14:textId="466A449C"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54" w:history="1">
            <w:r w:rsidR="0077551A" w:rsidRPr="00200302">
              <w:rPr>
                <w:rStyle w:val="Hyperlink"/>
                <w:rFonts w:ascii="Arial" w:eastAsia="Times New Roman" w:hAnsi="Arial" w:cs="Arial"/>
                <w:noProof/>
                <w:color w:val="auto"/>
                <w:sz w:val="24"/>
                <w:szCs w:val="24"/>
              </w:rPr>
              <w:t>3.6.2. Remoção Física e Química dos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_Toc199861654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7</w:t>
            </w:r>
            <w:r w:rsidR="0077551A" w:rsidRPr="00200302">
              <w:rPr>
                <w:rFonts w:ascii="Arial" w:hAnsi="Arial" w:cs="Arial"/>
                <w:noProof/>
                <w:webHidden/>
                <w:sz w:val="24"/>
                <w:szCs w:val="24"/>
              </w:rPr>
              <w:fldChar w:fldCharType="end"/>
            </w:r>
          </w:hyperlink>
        </w:p>
        <w:p w14:paraId="2380FDCE" w14:textId="52F77B40"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55" w:history="1">
            <w:r w:rsidR="0077551A" w:rsidRPr="00200302">
              <w:rPr>
                <w:rStyle w:val="Hyperlink"/>
                <w:rFonts w:ascii="Arial" w:eastAsia="Times New Roman" w:hAnsi="Arial" w:cs="Arial"/>
                <w:noProof/>
                <w:color w:val="auto"/>
                <w:sz w:val="24"/>
                <w:szCs w:val="24"/>
              </w:rPr>
              <w:t>3.6.3. Tecnologias Emergentes para Controle dos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_Toc199861655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7</w:t>
            </w:r>
            <w:r w:rsidR="0077551A" w:rsidRPr="00200302">
              <w:rPr>
                <w:rFonts w:ascii="Arial" w:hAnsi="Arial" w:cs="Arial"/>
                <w:noProof/>
                <w:webHidden/>
                <w:sz w:val="24"/>
                <w:szCs w:val="24"/>
              </w:rPr>
              <w:fldChar w:fldCharType="end"/>
            </w:r>
          </w:hyperlink>
        </w:p>
        <w:p w14:paraId="26959E4E" w14:textId="6E6C0B43"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56" w:history="1">
            <w:r w:rsidR="0077551A" w:rsidRPr="00200302">
              <w:rPr>
                <w:rStyle w:val="Hyperlink"/>
                <w:rFonts w:ascii="Arial" w:eastAsia="Times New Roman" w:hAnsi="Arial" w:cs="Arial"/>
                <w:noProof/>
                <w:color w:val="auto"/>
                <w:sz w:val="24"/>
                <w:szCs w:val="24"/>
              </w:rPr>
              <w:t>3.6.3.1. Uso de Enzimas na Degradação de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_Toc199861656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7</w:t>
            </w:r>
            <w:r w:rsidR="0077551A" w:rsidRPr="00200302">
              <w:rPr>
                <w:rFonts w:ascii="Arial" w:hAnsi="Arial" w:cs="Arial"/>
                <w:noProof/>
                <w:webHidden/>
                <w:sz w:val="24"/>
                <w:szCs w:val="24"/>
              </w:rPr>
              <w:fldChar w:fldCharType="end"/>
            </w:r>
          </w:hyperlink>
        </w:p>
        <w:p w14:paraId="54E6E157" w14:textId="6572C51E"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57" w:history="1">
            <w:r w:rsidR="0077551A" w:rsidRPr="00200302">
              <w:rPr>
                <w:rStyle w:val="Hyperlink"/>
                <w:rFonts w:ascii="Arial" w:eastAsia="Times New Roman" w:hAnsi="Arial" w:cs="Arial"/>
                <w:noProof/>
                <w:color w:val="auto"/>
                <w:sz w:val="24"/>
                <w:szCs w:val="24"/>
              </w:rPr>
              <w:t>3.6.3.2. Biorremediação com Micro-organismos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_Toc199861657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7</w:t>
            </w:r>
            <w:r w:rsidR="0077551A" w:rsidRPr="00200302">
              <w:rPr>
                <w:rFonts w:ascii="Arial" w:hAnsi="Arial" w:cs="Arial"/>
                <w:noProof/>
                <w:webHidden/>
                <w:sz w:val="24"/>
                <w:szCs w:val="24"/>
              </w:rPr>
              <w:fldChar w:fldCharType="end"/>
            </w:r>
          </w:hyperlink>
        </w:p>
        <w:p w14:paraId="385F99A0" w14:textId="18B69040"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58" w:history="1">
            <w:r w:rsidR="0077551A" w:rsidRPr="00200302">
              <w:rPr>
                <w:rStyle w:val="Hyperlink"/>
                <w:rFonts w:ascii="Arial" w:eastAsia="Times New Roman" w:hAnsi="Arial" w:cs="Arial"/>
                <w:noProof/>
                <w:color w:val="auto"/>
                <w:sz w:val="24"/>
                <w:szCs w:val="24"/>
              </w:rPr>
              <w:t>3.6.3.3. Uso de Solventes Alternativos para Extração de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_Toc199861658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8</w:t>
            </w:r>
            <w:r w:rsidR="0077551A" w:rsidRPr="00200302">
              <w:rPr>
                <w:rFonts w:ascii="Arial" w:hAnsi="Arial" w:cs="Arial"/>
                <w:noProof/>
                <w:webHidden/>
                <w:sz w:val="24"/>
                <w:szCs w:val="24"/>
              </w:rPr>
              <w:fldChar w:fldCharType="end"/>
            </w:r>
          </w:hyperlink>
        </w:p>
        <w:p w14:paraId="469572DB" w14:textId="098B32BD"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59" w:history="1">
            <w:r w:rsidR="0077551A" w:rsidRPr="00200302">
              <w:rPr>
                <w:rStyle w:val="Hyperlink"/>
                <w:rFonts w:ascii="Arial" w:eastAsia="Times New Roman" w:hAnsi="Arial" w:cs="Arial"/>
                <w:noProof/>
                <w:color w:val="auto"/>
                <w:sz w:val="24"/>
                <w:szCs w:val="24"/>
              </w:rPr>
              <w:t xml:space="preserve">3.6.3.4. Uso Tradicional do Talco no Controle de </w:t>
            </w:r>
            <w:r w:rsidR="0077551A" w:rsidRPr="00200302">
              <w:rPr>
                <w:rStyle w:val="Hyperlink"/>
                <w:rFonts w:ascii="Arial" w:eastAsia="Times New Roman" w:hAnsi="Arial" w:cs="Arial"/>
                <w:i/>
                <w:iCs/>
                <w:noProof/>
                <w:color w:val="auto"/>
                <w:sz w:val="24"/>
                <w:szCs w:val="24"/>
              </w:rPr>
              <w:t>Pitch</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_Toc199861659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8</w:t>
            </w:r>
            <w:r w:rsidR="0077551A" w:rsidRPr="00200302">
              <w:rPr>
                <w:rFonts w:ascii="Arial" w:hAnsi="Arial" w:cs="Arial"/>
                <w:noProof/>
                <w:webHidden/>
                <w:sz w:val="24"/>
                <w:szCs w:val="24"/>
              </w:rPr>
              <w:fldChar w:fldCharType="end"/>
            </w:r>
          </w:hyperlink>
        </w:p>
        <w:p w14:paraId="6E640C54" w14:textId="7BC14F33"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60" w:history="1">
            <w:r w:rsidR="0077551A" w:rsidRPr="00200302">
              <w:rPr>
                <w:rStyle w:val="Hyperlink"/>
                <w:rFonts w:ascii="Arial" w:eastAsia="Times New Roman" w:hAnsi="Arial" w:cs="Arial"/>
                <w:bCs/>
                <w:noProof/>
                <w:color w:val="auto"/>
                <w:sz w:val="24"/>
                <w:szCs w:val="24"/>
              </w:rPr>
              <w:t>3.6.4. Ações de Mitigação dos Extrativos no Pátio de Madeira</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_Toc199861660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9</w:t>
            </w:r>
            <w:r w:rsidR="0077551A" w:rsidRPr="00200302">
              <w:rPr>
                <w:rFonts w:ascii="Arial" w:hAnsi="Arial" w:cs="Arial"/>
                <w:noProof/>
                <w:webHidden/>
                <w:sz w:val="24"/>
                <w:szCs w:val="24"/>
              </w:rPr>
              <w:fldChar w:fldCharType="end"/>
            </w:r>
          </w:hyperlink>
        </w:p>
        <w:p w14:paraId="0F39EB61" w14:textId="34771111"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61" w:history="1">
            <w:r w:rsidR="0077551A" w:rsidRPr="00200302">
              <w:rPr>
                <w:rStyle w:val="Hyperlink"/>
                <w:rFonts w:ascii="Arial" w:eastAsia="Times New Roman" w:hAnsi="Arial" w:cs="Arial"/>
                <w:bCs/>
                <w:noProof/>
                <w:color w:val="auto"/>
                <w:sz w:val="24"/>
                <w:szCs w:val="24"/>
              </w:rPr>
              <w:t>3.6.4.1 Segregação por Teor de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_Toc199861661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9</w:t>
            </w:r>
            <w:r w:rsidR="0077551A" w:rsidRPr="00200302">
              <w:rPr>
                <w:rFonts w:ascii="Arial" w:hAnsi="Arial" w:cs="Arial"/>
                <w:noProof/>
                <w:webHidden/>
                <w:sz w:val="24"/>
                <w:szCs w:val="24"/>
              </w:rPr>
              <w:fldChar w:fldCharType="end"/>
            </w:r>
          </w:hyperlink>
        </w:p>
        <w:p w14:paraId="3C079B44" w14:textId="7983FB1C"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62" w:history="1">
            <w:r w:rsidR="0077551A" w:rsidRPr="00200302">
              <w:rPr>
                <w:rStyle w:val="Hyperlink"/>
                <w:rFonts w:ascii="Arial" w:eastAsia="Times New Roman" w:hAnsi="Arial" w:cs="Arial"/>
                <w:bCs/>
                <w:noProof/>
                <w:color w:val="auto"/>
                <w:sz w:val="24"/>
                <w:szCs w:val="24"/>
              </w:rPr>
              <w:t>3.6.4.2 Rotação e Tempo de Estocagem</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_Toc199861662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9</w:t>
            </w:r>
            <w:r w:rsidR="0077551A" w:rsidRPr="00200302">
              <w:rPr>
                <w:rFonts w:ascii="Arial" w:hAnsi="Arial" w:cs="Arial"/>
                <w:noProof/>
                <w:webHidden/>
                <w:sz w:val="24"/>
                <w:szCs w:val="24"/>
              </w:rPr>
              <w:fldChar w:fldCharType="end"/>
            </w:r>
          </w:hyperlink>
        </w:p>
        <w:p w14:paraId="0ADC4DEF" w14:textId="2132AE52"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63" w:history="1">
            <w:r w:rsidR="0077551A" w:rsidRPr="00200302">
              <w:rPr>
                <w:rStyle w:val="Hyperlink"/>
                <w:rFonts w:ascii="Arial" w:eastAsia="Times New Roman" w:hAnsi="Arial" w:cs="Arial"/>
                <w:bCs/>
                <w:noProof/>
                <w:color w:val="auto"/>
                <w:sz w:val="24"/>
                <w:szCs w:val="24"/>
              </w:rPr>
              <w:t>3.6.4.3 Proteção Contra Intempéries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_Toc199861663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10</w:t>
            </w:r>
            <w:r w:rsidR="0077551A" w:rsidRPr="00200302">
              <w:rPr>
                <w:rFonts w:ascii="Arial" w:hAnsi="Arial" w:cs="Arial"/>
                <w:noProof/>
                <w:webHidden/>
                <w:sz w:val="24"/>
                <w:szCs w:val="24"/>
              </w:rPr>
              <w:fldChar w:fldCharType="end"/>
            </w:r>
          </w:hyperlink>
        </w:p>
        <w:p w14:paraId="40A66F37" w14:textId="51905A5A"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64" w:history="1">
            <w:r w:rsidR="0077551A" w:rsidRPr="00200302">
              <w:rPr>
                <w:rStyle w:val="Hyperlink"/>
                <w:rFonts w:ascii="Arial" w:eastAsia="Times New Roman" w:hAnsi="Arial" w:cs="Arial"/>
                <w:bCs/>
                <w:noProof/>
                <w:color w:val="auto"/>
                <w:sz w:val="24"/>
                <w:szCs w:val="24"/>
              </w:rPr>
              <w:t>3.6.4.4 Mistura Dirigida (MIX)</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_Toc199861664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10</w:t>
            </w:r>
            <w:r w:rsidR="0077551A" w:rsidRPr="00200302">
              <w:rPr>
                <w:rFonts w:ascii="Arial" w:hAnsi="Arial" w:cs="Arial"/>
                <w:noProof/>
                <w:webHidden/>
                <w:sz w:val="24"/>
                <w:szCs w:val="24"/>
              </w:rPr>
              <w:fldChar w:fldCharType="end"/>
            </w:r>
          </w:hyperlink>
        </w:p>
        <w:p w14:paraId="4C055CF5" w14:textId="580B9DE3"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65" w:history="1">
            <w:r w:rsidR="0077551A" w:rsidRPr="00200302">
              <w:rPr>
                <w:rStyle w:val="Hyperlink"/>
                <w:rFonts w:ascii="Arial" w:eastAsia="Times New Roman" w:hAnsi="Arial" w:cs="Arial"/>
                <w:bCs/>
                <w:noProof/>
                <w:color w:val="auto"/>
                <w:sz w:val="24"/>
                <w:szCs w:val="24"/>
              </w:rPr>
              <w:t>3.6.4.5 Monitoramento da Qualidade na Entrada da Fábrica</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_Toc199861665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10</w:t>
            </w:r>
            <w:r w:rsidR="0077551A" w:rsidRPr="00200302">
              <w:rPr>
                <w:rFonts w:ascii="Arial" w:hAnsi="Arial" w:cs="Arial"/>
                <w:noProof/>
                <w:webHidden/>
                <w:sz w:val="24"/>
                <w:szCs w:val="24"/>
              </w:rPr>
              <w:fldChar w:fldCharType="end"/>
            </w:r>
          </w:hyperlink>
        </w:p>
        <w:p w14:paraId="04CC03E4" w14:textId="7A6E0502" w:rsidR="0077551A" w:rsidRPr="00200302" w:rsidRDefault="0084107E" w:rsidP="00200302">
          <w:pPr>
            <w:pStyle w:val="Sumrio2"/>
            <w:rPr>
              <w:rFonts w:ascii="Arial" w:eastAsiaTheme="minorEastAsia" w:hAnsi="Arial" w:cs="Arial"/>
              <w:noProof/>
              <w:sz w:val="24"/>
              <w:szCs w:val="24"/>
              <w:lang w:eastAsia="pt-BR"/>
            </w:rPr>
          </w:pPr>
          <w:hyperlink w:anchor="_Toc199861666" w:history="1">
            <w:r w:rsidR="0077551A" w:rsidRPr="00200302">
              <w:rPr>
                <w:rStyle w:val="Hyperlink"/>
                <w:rFonts w:ascii="Arial" w:hAnsi="Arial" w:cs="Arial"/>
                <w:noProof/>
                <w:color w:val="auto"/>
                <w:sz w:val="24"/>
                <w:szCs w:val="24"/>
              </w:rPr>
              <w:t>3.7.</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Estimativa de custos dos principais aditivos por tonelada de celulose</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_Toc199861666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11</w:t>
            </w:r>
            <w:r w:rsidR="0077551A" w:rsidRPr="00200302">
              <w:rPr>
                <w:rFonts w:ascii="Arial" w:hAnsi="Arial" w:cs="Arial"/>
                <w:noProof/>
                <w:webHidden/>
                <w:sz w:val="24"/>
                <w:szCs w:val="24"/>
              </w:rPr>
              <w:fldChar w:fldCharType="end"/>
            </w:r>
          </w:hyperlink>
        </w:p>
        <w:p w14:paraId="21BDEFFC" w14:textId="713C7008"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67" w:history="1">
            <w:r w:rsidR="0077551A" w:rsidRPr="00200302">
              <w:rPr>
                <w:rStyle w:val="Hyperlink"/>
                <w:rFonts w:ascii="Arial" w:hAnsi="Arial" w:cs="Arial"/>
                <w:noProof/>
                <w:color w:val="auto"/>
                <w:sz w:val="24"/>
                <w:szCs w:val="24"/>
              </w:rPr>
              <w:t>3.7.1. Talco</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_Toc199861667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11</w:t>
            </w:r>
            <w:r w:rsidR="0077551A" w:rsidRPr="00200302">
              <w:rPr>
                <w:rFonts w:ascii="Arial" w:hAnsi="Arial" w:cs="Arial"/>
                <w:noProof/>
                <w:webHidden/>
                <w:sz w:val="24"/>
                <w:szCs w:val="24"/>
              </w:rPr>
              <w:fldChar w:fldCharType="end"/>
            </w:r>
          </w:hyperlink>
        </w:p>
        <w:p w14:paraId="0EAC6C31" w14:textId="42376089"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68" w:history="1">
            <w:r w:rsidR="0077551A" w:rsidRPr="00200302">
              <w:rPr>
                <w:rStyle w:val="Hyperlink"/>
                <w:rFonts w:ascii="Arial" w:hAnsi="Arial" w:cs="Arial"/>
                <w:noProof/>
                <w:color w:val="auto"/>
                <w:sz w:val="24"/>
                <w:szCs w:val="24"/>
              </w:rPr>
              <w:t>3.7.2. Dispersantes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_Toc199861668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11</w:t>
            </w:r>
            <w:r w:rsidR="0077551A" w:rsidRPr="00200302">
              <w:rPr>
                <w:rFonts w:ascii="Arial" w:hAnsi="Arial" w:cs="Arial"/>
                <w:noProof/>
                <w:webHidden/>
                <w:sz w:val="24"/>
                <w:szCs w:val="24"/>
              </w:rPr>
              <w:fldChar w:fldCharType="end"/>
            </w:r>
          </w:hyperlink>
        </w:p>
        <w:p w14:paraId="07BF5EE2" w14:textId="24CECEF0"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69" w:history="1">
            <w:r w:rsidR="0077551A" w:rsidRPr="00200302">
              <w:rPr>
                <w:rStyle w:val="Hyperlink"/>
                <w:rFonts w:ascii="Arial" w:hAnsi="Arial" w:cs="Arial"/>
                <w:noProof/>
                <w:color w:val="auto"/>
                <w:sz w:val="24"/>
                <w:szCs w:val="24"/>
              </w:rPr>
              <w:t>3.7.3. Adsorventes de Terceira Geração</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_Toc199861669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12</w:t>
            </w:r>
            <w:r w:rsidR="0077551A" w:rsidRPr="00200302">
              <w:rPr>
                <w:rFonts w:ascii="Arial" w:hAnsi="Arial" w:cs="Arial"/>
                <w:noProof/>
                <w:webHidden/>
                <w:sz w:val="24"/>
                <w:szCs w:val="24"/>
              </w:rPr>
              <w:fldChar w:fldCharType="end"/>
            </w:r>
          </w:hyperlink>
        </w:p>
        <w:p w14:paraId="53A7B7BA" w14:textId="547819FD"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70" w:history="1">
            <w:r w:rsidR="0077551A" w:rsidRPr="00200302">
              <w:rPr>
                <w:rStyle w:val="Hyperlink"/>
                <w:rFonts w:ascii="Arial" w:hAnsi="Arial" w:cs="Arial"/>
                <w:noProof/>
                <w:color w:val="auto"/>
                <w:sz w:val="24"/>
                <w:szCs w:val="24"/>
              </w:rPr>
              <w:t>3.7.3.4. Carbonato de Cálcio Precipitado (PCC)</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_Toc199861670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12</w:t>
            </w:r>
            <w:r w:rsidR="0077551A" w:rsidRPr="00200302">
              <w:rPr>
                <w:rFonts w:ascii="Arial" w:hAnsi="Arial" w:cs="Arial"/>
                <w:noProof/>
                <w:webHidden/>
                <w:sz w:val="24"/>
                <w:szCs w:val="24"/>
              </w:rPr>
              <w:fldChar w:fldCharType="end"/>
            </w:r>
          </w:hyperlink>
        </w:p>
        <w:p w14:paraId="64403A2D" w14:textId="59DF4A9D" w:rsidR="0077551A" w:rsidRPr="00200302" w:rsidRDefault="0084107E" w:rsidP="00200302">
          <w:pPr>
            <w:pStyle w:val="Sumrio3"/>
            <w:tabs>
              <w:tab w:val="right" w:leader="dot" w:pos="9061"/>
            </w:tabs>
            <w:spacing w:line="360" w:lineRule="auto"/>
            <w:jc w:val="both"/>
            <w:rPr>
              <w:rFonts w:ascii="Arial" w:eastAsiaTheme="minorEastAsia" w:hAnsi="Arial" w:cs="Arial"/>
              <w:noProof/>
              <w:sz w:val="24"/>
              <w:szCs w:val="24"/>
              <w:lang w:eastAsia="pt-BR"/>
            </w:rPr>
          </w:pPr>
          <w:hyperlink w:anchor="_Toc199861671" w:history="1">
            <w:r w:rsidR="0077551A" w:rsidRPr="00200302">
              <w:rPr>
                <w:rStyle w:val="Hyperlink"/>
                <w:rFonts w:ascii="Arial" w:hAnsi="Arial" w:cs="Arial"/>
                <w:noProof/>
                <w:color w:val="auto"/>
                <w:sz w:val="24"/>
                <w:szCs w:val="24"/>
              </w:rPr>
              <w:t>3.7.3.5. Aditivos Específicos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_Toc199861671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12</w:t>
            </w:r>
            <w:r w:rsidR="0077551A" w:rsidRPr="00200302">
              <w:rPr>
                <w:rFonts w:ascii="Arial" w:hAnsi="Arial" w:cs="Arial"/>
                <w:noProof/>
                <w:webHidden/>
                <w:sz w:val="24"/>
                <w:szCs w:val="24"/>
              </w:rPr>
              <w:fldChar w:fldCharType="end"/>
            </w:r>
          </w:hyperlink>
        </w:p>
        <w:p w14:paraId="0F04C7DD" w14:textId="0D081053" w:rsidR="0077551A" w:rsidRPr="00200302" w:rsidRDefault="0084107E" w:rsidP="00200302">
          <w:pPr>
            <w:pStyle w:val="Sumrio2"/>
            <w:rPr>
              <w:rFonts w:ascii="Arial" w:eastAsiaTheme="minorEastAsia" w:hAnsi="Arial" w:cs="Arial"/>
              <w:noProof/>
              <w:sz w:val="24"/>
              <w:szCs w:val="24"/>
              <w:lang w:eastAsia="pt-BR"/>
            </w:rPr>
          </w:pPr>
          <w:hyperlink w:anchor="_Toc199861672" w:history="1">
            <w:r w:rsidR="0077551A" w:rsidRPr="00200302">
              <w:rPr>
                <w:rStyle w:val="Hyperlink"/>
                <w:rFonts w:ascii="Arial" w:hAnsi="Arial" w:cs="Arial"/>
                <w:noProof/>
                <w:color w:val="auto"/>
                <w:sz w:val="24"/>
                <w:szCs w:val="24"/>
              </w:rPr>
              <w:t>3.8.</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bCs/>
                <w:noProof/>
                <w:color w:val="auto"/>
                <w:sz w:val="24"/>
                <w:szCs w:val="24"/>
              </w:rPr>
              <w:t>Análise Econômica das Estratégias de Mitigação dos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_Toc199861672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13</w:t>
            </w:r>
            <w:r w:rsidR="0077551A" w:rsidRPr="00200302">
              <w:rPr>
                <w:rFonts w:ascii="Arial" w:hAnsi="Arial" w:cs="Arial"/>
                <w:noProof/>
                <w:webHidden/>
                <w:sz w:val="24"/>
                <w:szCs w:val="24"/>
              </w:rPr>
              <w:fldChar w:fldCharType="end"/>
            </w:r>
          </w:hyperlink>
        </w:p>
        <w:p w14:paraId="457411E5" w14:textId="242A41D5" w:rsidR="0077551A" w:rsidRPr="00200302" w:rsidRDefault="0084107E" w:rsidP="00200302">
          <w:pPr>
            <w:pStyle w:val="Sumrio2"/>
            <w:rPr>
              <w:rFonts w:ascii="Arial" w:eastAsiaTheme="minorEastAsia" w:hAnsi="Arial" w:cs="Arial"/>
              <w:noProof/>
              <w:sz w:val="24"/>
              <w:szCs w:val="24"/>
              <w:lang w:eastAsia="pt-BR"/>
            </w:rPr>
          </w:pPr>
          <w:hyperlink w:anchor="_Toc199861673" w:history="1">
            <w:r w:rsidR="0077551A" w:rsidRPr="00200302">
              <w:rPr>
                <w:rStyle w:val="Hyperlink"/>
                <w:rFonts w:ascii="Arial" w:hAnsi="Arial" w:cs="Arial"/>
                <w:noProof/>
                <w:color w:val="auto"/>
                <w:sz w:val="24"/>
                <w:szCs w:val="24"/>
              </w:rPr>
              <w:t>3.8.1.</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Custos da Gestão da Madeira no Pátio</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_Toc199861673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13</w:t>
            </w:r>
            <w:r w:rsidR="0077551A" w:rsidRPr="00200302">
              <w:rPr>
                <w:rFonts w:ascii="Arial" w:hAnsi="Arial" w:cs="Arial"/>
                <w:noProof/>
                <w:webHidden/>
                <w:sz w:val="24"/>
                <w:szCs w:val="24"/>
              </w:rPr>
              <w:fldChar w:fldCharType="end"/>
            </w:r>
          </w:hyperlink>
        </w:p>
        <w:p w14:paraId="10DF6944" w14:textId="07D2A834" w:rsidR="0077551A" w:rsidRPr="00200302" w:rsidRDefault="0084107E" w:rsidP="00200302">
          <w:pPr>
            <w:pStyle w:val="Sumrio2"/>
            <w:rPr>
              <w:rFonts w:ascii="Arial" w:eastAsiaTheme="minorEastAsia" w:hAnsi="Arial" w:cs="Arial"/>
              <w:noProof/>
              <w:sz w:val="24"/>
              <w:szCs w:val="24"/>
              <w:lang w:eastAsia="pt-BR"/>
            </w:rPr>
          </w:pPr>
          <w:hyperlink w:anchor="_Toc199861674" w:history="1">
            <w:r w:rsidR="0077551A" w:rsidRPr="00200302">
              <w:rPr>
                <w:rStyle w:val="Hyperlink"/>
                <w:rFonts w:ascii="Arial" w:hAnsi="Arial" w:cs="Arial"/>
                <w:bCs/>
                <w:noProof/>
                <w:color w:val="auto"/>
                <w:sz w:val="24"/>
                <w:szCs w:val="24"/>
              </w:rPr>
              <w:t>3.8.2.</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Custos da Remoção Física e Química dos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_Toc199861674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14</w:t>
            </w:r>
            <w:r w:rsidR="0077551A" w:rsidRPr="00200302">
              <w:rPr>
                <w:rFonts w:ascii="Arial" w:hAnsi="Arial" w:cs="Arial"/>
                <w:noProof/>
                <w:webHidden/>
                <w:sz w:val="24"/>
                <w:szCs w:val="24"/>
              </w:rPr>
              <w:fldChar w:fldCharType="end"/>
            </w:r>
          </w:hyperlink>
        </w:p>
        <w:p w14:paraId="65D61ED5" w14:textId="63CE70A6" w:rsidR="0077551A" w:rsidRPr="00200302" w:rsidRDefault="0084107E" w:rsidP="00200302">
          <w:pPr>
            <w:pStyle w:val="Sumrio2"/>
            <w:rPr>
              <w:rFonts w:ascii="Arial" w:eastAsiaTheme="minorEastAsia" w:hAnsi="Arial" w:cs="Arial"/>
              <w:noProof/>
              <w:sz w:val="24"/>
              <w:szCs w:val="24"/>
              <w:lang w:eastAsia="pt-BR"/>
            </w:rPr>
          </w:pPr>
          <w:hyperlink w:anchor="_Toc199861675" w:history="1">
            <w:r w:rsidR="0077551A" w:rsidRPr="00200302">
              <w:rPr>
                <w:rStyle w:val="Hyperlink"/>
                <w:rFonts w:ascii="Arial" w:hAnsi="Arial" w:cs="Arial"/>
                <w:noProof/>
                <w:color w:val="auto"/>
                <w:sz w:val="24"/>
                <w:szCs w:val="24"/>
              </w:rPr>
              <w:t>3.8.3.</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Custos das Tecnologias Emergentes para Mitigação</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_Toc199861675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15</w:t>
            </w:r>
            <w:r w:rsidR="0077551A" w:rsidRPr="00200302">
              <w:rPr>
                <w:rFonts w:ascii="Arial" w:hAnsi="Arial" w:cs="Arial"/>
                <w:noProof/>
                <w:webHidden/>
                <w:sz w:val="24"/>
                <w:szCs w:val="24"/>
              </w:rPr>
              <w:fldChar w:fldCharType="end"/>
            </w:r>
          </w:hyperlink>
        </w:p>
        <w:p w14:paraId="6269B601" w14:textId="01F147FF" w:rsidR="0077551A" w:rsidRPr="00200302" w:rsidRDefault="0084107E" w:rsidP="00200302">
          <w:pPr>
            <w:pStyle w:val="Sumrio2"/>
            <w:rPr>
              <w:rFonts w:ascii="Arial" w:eastAsiaTheme="minorEastAsia" w:hAnsi="Arial" w:cs="Arial"/>
              <w:noProof/>
              <w:sz w:val="24"/>
              <w:szCs w:val="24"/>
              <w:lang w:eastAsia="pt-BR"/>
            </w:rPr>
          </w:pPr>
          <w:hyperlink w:anchor="_Toc199861676" w:history="1">
            <w:r w:rsidR="0077551A" w:rsidRPr="00200302">
              <w:rPr>
                <w:rStyle w:val="Hyperlink"/>
                <w:rFonts w:ascii="Arial" w:hAnsi="Arial" w:cs="Arial"/>
                <w:bCs/>
                <w:noProof/>
                <w:color w:val="auto"/>
                <w:sz w:val="24"/>
                <w:szCs w:val="24"/>
              </w:rPr>
              <w:t>3.8.4.</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Avaliação do Custo-Benefício das Estratégias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_Toc199861676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16</w:t>
            </w:r>
            <w:r w:rsidR="0077551A" w:rsidRPr="00200302">
              <w:rPr>
                <w:rFonts w:ascii="Arial" w:hAnsi="Arial" w:cs="Arial"/>
                <w:noProof/>
                <w:webHidden/>
                <w:sz w:val="24"/>
                <w:szCs w:val="24"/>
              </w:rPr>
              <w:fldChar w:fldCharType="end"/>
            </w:r>
          </w:hyperlink>
        </w:p>
        <w:p w14:paraId="0C784265" w14:textId="2FF4FB32" w:rsidR="0077551A" w:rsidRPr="00200302" w:rsidRDefault="0084107E" w:rsidP="00200302">
          <w:pPr>
            <w:pStyle w:val="Sumrio2"/>
            <w:rPr>
              <w:rFonts w:ascii="Arial" w:eastAsiaTheme="minorEastAsia" w:hAnsi="Arial" w:cs="Arial"/>
              <w:noProof/>
              <w:sz w:val="24"/>
              <w:szCs w:val="24"/>
              <w:lang w:eastAsia="pt-BR"/>
            </w:rPr>
          </w:pPr>
          <w:hyperlink w:anchor="_Toc199861677" w:history="1">
            <w:r w:rsidR="0077551A" w:rsidRPr="00200302">
              <w:rPr>
                <w:rStyle w:val="Hyperlink"/>
                <w:rFonts w:ascii="Arial" w:hAnsi="Arial" w:cs="Arial"/>
                <w:bCs/>
                <w:noProof/>
                <w:color w:val="auto"/>
                <w:sz w:val="24"/>
                <w:szCs w:val="24"/>
              </w:rPr>
              <w:t>3.8.5.</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Exemplos de Aplicação das Estratégias de Mitigação dos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_Toc199861677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17</w:t>
            </w:r>
            <w:r w:rsidR="0077551A" w:rsidRPr="00200302">
              <w:rPr>
                <w:rFonts w:ascii="Arial" w:hAnsi="Arial" w:cs="Arial"/>
                <w:noProof/>
                <w:webHidden/>
                <w:sz w:val="24"/>
                <w:szCs w:val="24"/>
              </w:rPr>
              <w:fldChar w:fldCharType="end"/>
            </w:r>
          </w:hyperlink>
        </w:p>
        <w:p w14:paraId="7C97E418" w14:textId="147D2B00" w:rsidR="0077551A" w:rsidRPr="00200302" w:rsidRDefault="0084107E" w:rsidP="00200302">
          <w:pPr>
            <w:pStyle w:val="Sumrio2"/>
            <w:rPr>
              <w:rFonts w:ascii="Arial" w:eastAsiaTheme="minorEastAsia" w:hAnsi="Arial" w:cs="Arial"/>
              <w:noProof/>
              <w:sz w:val="24"/>
              <w:szCs w:val="24"/>
              <w:lang w:eastAsia="pt-BR"/>
            </w:rPr>
          </w:pPr>
          <w:hyperlink w:anchor="_Toc199861678" w:history="1">
            <w:r w:rsidR="0077551A" w:rsidRPr="00200302">
              <w:rPr>
                <w:rStyle w:val="Hyperlink"/>
                <w:rFonts w:ascii="Arial" w:hAnsi="Arial" w:cs="Arial"/>
                <w:noProof/>
                <w:color w:val="auto"/>
                <w:sz w:val="24"/>
                <w:szCs w:val="24"/>
              </w:rPr>
              <w:t>3.8.5.1.</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Estratégias Industriais para o Controle de Pitch no Brasil</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_Toc199861678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17</w:t>
            </w:r>
            <w:r w:rsidR="0077551A" w:rsidRPr="00200302">
              <w:rPr>
                <w:rFonts w:ascii="Arial" w:hAnsi="Arial" w:cs="Arial"/>
                <w:noProof/>
                <w:webHidden/>
                <w:sz w:val="24"/>
                <w:szCs w:val="24"/>
              </w:rPr>
              <w:fldChar w:fldCharType="end"/>
            </w:r>
          </w:hyperlink>
        </w:p>
        <w:p w14:paraId="6A1670E4" w14:textId="3525F41F" w:rsidR="0077551A" w:rsidRPr="00200302" w:rsidRDefault="0084107E" w:rsidP="00200302">
          <w:pPr>
            <w:pStyle w:val="Sumrio3"/>
            <w:tabs>
              <w:tab w:val="left" w:pos="1540"/>
              <w:tab w:val="right" w:leader="dot" w:pos="9061"/>
            </w:tabs>
            <w:spacing w:line="360" w:lineRule="auto"/>
            <w:jc w:val="both"/>
            <w:rPr>
              <w:rFonts w:ascii="Arial" w:eastAsiaTheme="minorEastAsia" w:hAnsi="Arial" w:cs="Arial"/>
              <w:noProof/>
              <w:sz w:val="24"/>
              <w:szCs w:val="24"/>
              <w:lang w:eastAsia="pt-BR"/>
            </w:rPr>
          </w:pPr>
          <w:hyperlink w:anchor="_Toc199861679" w:history="1">
            <w:r w:rsidR="0077551A" w:rsidRPr="00200302">
              <w:rPr>
                <w:rStyle w:val="Hyperlink"/>
                <w:rFonts w:ascii="Arial" w:hAnsi="Arial" w:cs="Arial"/>
                <w:noProof/>
                <w:color w:val="auto"/>
                <w:sz w:val="24"/>
                <w:szCs w:val="24"/>
              </w:rPr>
              <w:t>3.8.5.2.</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Remoção Física dos Extrativos – Klabin (Brasil)</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_Toc199861679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18</w:t>
            </w:r>
            <w:r w:rsidR="0077551A" w:rsidRPr="00200302">
              <w:rPr>
                <w:rFonts w:ascii="Arial" w:hAnsi="Arial" w:cs="Arial"/>
                <w:noProof/>
                <w:webHidden/>
                <w:sz w:val="24"/>
                <w:szCs w:val="24"/>
              </w:rPr>
              <w:fldChar w:fldCharType="end"/>
            </w:r>
          </w:hyperlink>
        </w:p>
        <w:p w14:paraId="79F5C48C" w14:textId="05C0FAEB" w:rsidR="0077551A" w:rsidRPr="00200302" w:rsidRDefault="0084107E" w:rsidP="00200302">
          <w:pPr>
            <w:pStyle w:val="Sumrio3"/>
            <w:tabs>
              <w:tab w:val="left" w:pos="1540"/>
              <w:tab w:val="right" w:leader="dot" w:pos="9061"/>
            </w:tabs>
            <w:spacing w:line="360" w:lineRule="auto"/>
            <w:jc w:val="both"/>
            <w:rPr>
              <w:rFonts w:ascii="Arial" w:eastAsiaTheme="minorEastAsia" w:hAnsi="Arial" w:cs="Arial"/>
              <w:noProof/>
              <w:sz w:val="24"/>
              <w:szCs w:val="24"/>
              <w:lang w:eastAsia="pt-BR"/>
            </w:rPr>
          </w:pPr>
          <w:hyperlink w:anchor="_Toc199861680" w:history="1">
            <w:r w:rsidR="0077551A" w:rsidRPr="00200302">
              <w:rPr>
                <w:rStyle w:val="Hyperlink"/>
                <w:rFonts w:ascii="Arial" w:hAnsi="Arial" w:cs="Arial"/>
                <w:noProof/>
                <w:color w:val="auto"/>
                <w:sz w:val="24"/>
                <w:szCs w:val="24"/>
              </w:rPr>
              <w:t>3.7.1.1.</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Uso de Aditivos Químicos – Arauco (Chile)</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_Toc199861680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19</w:t>
            </w:r>
            <w:r w:rsidR="0077551A" w:rsidRPr="00200302">
              <w:rPr>
                <w:rFonts w:ascii="Arial" w:hAnsi="Arial" w:cs="Arial"/>
                <w:noProof/>
                <w:webHidden/>
                <w:sz w:val="24"/>
                <w:szCs w:val="24"/>
              </w:rPr>
              <w:fldChar w:fldCharType="end"/>
            </w:r>
          </w:hyperlink>
        </w:p>
        <w:p w14:paraId="64823A60" w14:textId="66942797" w:rsidR="0077551A" w:rsidRPr="00200302" w:rsidRDefault="0084107E" w:rsidP="00200302">
          <w:pPr>
            <w:pStyle w:val="Sumrio3"/>
            <w:tabs>
              <w:tab w:val="left" w:pos="1540"/>
              <w:tab w:val="right" w:leader="dot" w:pos="9061"/>
            </w:tabs>
            <w:spacing w:line="360" w:lineRule="auto"/>
            <w:jc w:val="both"/>
            <w:rPr>
              <w:rFonts w:ascii="Arial" w:eastAsiaTheme="minorEastAsia" w:hAnsi="Arial" w:cs="Arial"/>
              <w:noProof/>
              <w:sz w:val="24"/>
              <w:szCs w:val="24"/>
              <w:lang w:eastAsia="pt-BR"/>
            </w:rPr>
          </w:pPr>
          <w:hyperlink w:anchor="_Toc199861681" w:history="1">
            <w:r w:rsidR="0077551A" w:rsidRPr="00200302">
              <w:rPr>
                <w:rStyle w:val="Hyperlink"/>
                <w:rFonts w:ascii="Arial" w:hAnsi="Arial" w:cs="Arial"/>
                <w:noProof/>
                <w:color w:val="auto"/>
                <w:sz w:val="24"/>
                <w:szCs w:val="24"/>
              </w:rPr>
              <w:t>3.7.1.2.</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Tecnologias Emergentes – UPM (Finlândia)</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_Toc199861681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21</w:t>
            </w:r>
            <w:r w:rsidR="0077551A" w:rsidRPr="00200302">
              <w:rPr>
                <w:rFonts w:ascii="Arial" w:hAnsi="Arial" w:cs="Arial"/>
                <w:noProof/>
                <w:webHidden/>
                <w:sz w:val="24"/>
                <w:szCs w:val="24"/>
              </w:rPr>
              <w:fldChar w:fldCharType="end"/>
            </w:r>
          </w:hyperlink>
        </w:p>
        <w:p w14:paraId="7306571A" w14:textId="02A59EB0" w:rsidR="0077551A" w:rsidRPr="00200302" w:rsidRDefault="0084107E" w:rsidP="00200302">
          <w:pPr>
            <w:pStyle w:val="Sumrio2"/>
            <w:rPr>
              <w:rFonts w:ascii="Arial" w:eastAsiaTheme="minorEastAsia" w:hAnsi="Arial" w:cs="Arial"/>
              <w:noProof/>
              <w:sz w:val="24"/>
              <w:szCs w:val="24"/>
              <w:lang w:eastAsia="pt-BR"/>
            </w:rPr>
          </w:pPr>
          <w:hyperlink w:anchor="_Toc199861682" w:history="1">
            <w:r w:rsidR="0077551A" w:rsidRPr="00200302">
              <w:rPr>
                <w:rStyle w:val="Hyperlink"/>
                <w:rFonts w:ascii="Arial" w:eastAsia="Times New Roman" w:hAnsi="Arial" w:cs="Arial"/>
                <w:bCs/>
                <w:noProof/>
                <w:color w:val="auto"/>
                <w:sz w:val="24"/>
                <w:szCs w:val="24"/>
                <w:lang w:eastAsia="pt-BR"/>
              </w:rPr>
              <w:t>3.8.</w:t>
            </w:r>
            <w:r w:rsidR="0077551A" w:rsidRPr="00200302">
              <w:rPr>
                <w:rFonts w:ascii="Arial" w:eastAsiaTheme="minorEastAsia" w:hAnsi="Arial" w:cs="Arial"/>
                <w:noProof/>
                <w:sz w:val="24"/>
                <w:szCs w:val="24"/>
                <w:lang w:eastAsia="pt-BR"/>
              </w:rPr>
              <w:tab/>
            </w:r>
            <w:r w:rsidR="0077551A" w:rsidRPr="00200302">
              <w:rPr>
                <w:rStyle w:val="Hyperlink"/>
                <w:rFonts w:ascii="Arial" w:eastAsia="Times New Roman" w:hAnsi="Arial" w:cs="Arial"/>
                <w:bCs/>
                <w:noProof/>
                <w:color w:val="auto"/>
                <w:sz w:val="24"/>
                <w:szCs w:val="24"/>
                <w:lang w:eastAsia="pt-BR"/>
              </w:rPr>
              <w:t>Gerenciamento da Madeira no Pátio como Estratégia de Mitigação dos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_Toc199861682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22</w:t>
            </w:r>
            <w:r w:rsidR="0077551A" w:rsidRPr="00200302">
              <w:rPr>
                <w:rFonts w:ascii="Arial" w:hAnsi="Arial" w:cs="Arial"/>
                <w:noProof/>
                <w:webHidden/>
                <w:sz w:val="24"/>
                <w:szCs w:val="24"/>
              </w:rPr>
              <w:fldChar w:fldCharType="end"/>
            </w:r>
          </w:hyperlink>
        </w:p>
        <w:p w14:paraId="554885AB" w14:textId="05FE5542" w:rsidR="0077551A" w:rsidRPr="00200302" w:rsidRDefault="0084107E" w:rsidP="00200302">
          <w:pPr>
            <w:pStyle w:val="Sumrio3"/>
            <w:tabs>
              <w:tab w:val="left" w:pos="1320"/>
              <w:tab w:val="right" w:leader="dot" w:pos="9061"/>
            </w:tabs>
            <w:spacing w:line="360" w:lineRule="auto"/>
            <w:jc w:val="both"/>
            <w:rPr>
              <w:rFonts w:ascii="Arial" w:eastAsiaTheme="minorEastAsia" w:hAnsi="Arial" w:cs="Arial"/>
              <w:noProof/>
              <w:sz w:val="24"/>
              <w:szCs w:val="24"/>
              <w:lang w:eastAsia="pt-BR"/>
            </w:rPr>
          </w:pPr>
          <w:hyperlink w:anchor="_Toc199861683" w:history="1">
            <w:r w:rsidR="0077551A" w:rsidRPr="00200302">
              <w:rPr>
                <w:rStyle w:val="Hyperlink"/>
                <w:rFonts w:ascii="Arial" w:eastAsia="Times New Roman" w:hAnsi="Arial" w:cs="Arial"/>
                <w:bCs/>
                <w:noProof/>
                <w:color w:val="auto"/>
                <w:sz w:val="24"/>
                <w:szCs w:val="24"/>
                <w:lang w:eastAsia="pt-BR"/>
              </w:rPr>
              <w:t>3.8.1.</w:t>
            </w:r>
            <w:r w:rsidR="0077551A" w:rsidRPr="00200302">
              <w:rPr>
                <w:rFonts w:ascii="Arial" w:eastAsiaTheme="minorEastAsia" w:hAnsi="Arial" w:cs="Arial"/>
                <w:noProof/>
                <w:sz w:val="24"/>
                <w:szCs w:val="24"/>
                <w:lang w:eastAsia="pt-BR"/>
              </w:rPr>
              <w:tab/>
            </w:r>
            <w:r w:rsidR="0077551A" w:rsidRPr="00200302">
              <w:rPr>
                <w:rStyle w:val="Hyperlink"/>
                <w:rFonts w:ascii="Arial" w:eastAsia="Times New Roman" w:hAnsi="Arial" w:cs="Arial"/>
                <w:bCs/>
                <w:noProof/>
                <w:color w:val="auto"/>
                <w:sz w:val="24"/>
                <w:szCs w:val="24"/>
                <w:lang w:eastAsia="pt-BR"/>
              </w:rPr>
              <w:t>Importância do Pátio de Madeira na Gestão da Qualidade da Matéria-Prima</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_Toc199861683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22</w:t>
            </w:r>
            <w:r w:rsidR="0077551A" w:rsidRPr="00200302">
              <w:rPr>
                <w:rFonts w:ascii="Arial" w:hAnsi="Arial" w:cs="Arial"/>
                <w:noProof/>
                <w:webHidden/>
                <w:sz w:val="24"/>
                <w:szCs w:val="24"/>
              </w:rPr>
              <w:fldChar w:fldCharType="end"/>
            </w:r>
          </w:hyperlink>
        </w:p>
        <w:p w14:paraId="5A3CC976" w14:textId="00198EF8" w:rsidR="0077551A" w:rsidRPr="00200302" w:rsidRDefault="0084107E" w:rsidP="00200302">
          <w:pPr>
            <w:pStyle w:val="Sumrio3"/>
            <w:tabs>
              <w:tab w:val="left" w:pos="1320"/>
              <w:tab w:val="right" w:leader="dot" w:pos="9061"/>
            </w:tabs>
            <w:spacing w:line="360" w:lineRule="auto"/>
            <w:jc w:val="both"/>
            <w:rPr>
              <w:rFonts w:ascii="Arial" w:eastAsiaTheme="minorEastAsia" w:hAnsi="Arial" w:cs="Arial"/>
              <w:noProof/>
              <w:sz w:val="24"/>
              <w:szCs w:val="24"/>
              <w:lang w:eastAsia="pt-BR"/>
            </w:rPr>
          </w:pPr>
          <w:hyperlink w:anchor="_Toc199861684" w:history="1">
            <w:r w:rsidR="0077551A" w:rsidRPr="00200302">
              <w:rPr>
                <w:rStyle w:val="Hyperlink"/>
                <w:rFonts w:ascii="Arial" w:eastAsia="Times New Roman" w:hAnsi="Arial" w:cs="Arial"/>
                <w:bCs/>
                <w:noProof/>
                <w:color w:val="auto"/>
                <w:sz w:val="24"/>
                <w:szCs w:val="24"/>
                <w:lang w:eastAsia="pt-BR"/>
              </w:rPr>
              <w:t>3.8.2.</w:t>
            </w:r>
            <w:r w:rsidR="0077551A" w:rsidRPr="00200302">
              <w:rPr>
                <w:rFonts w:ascii="Arial" w:eastAsiaTheme="minorEastAsia" w:hAnsi="Arial" w:cs="Arial"/>
                <w:noProof/>
                <w:sz w:val="24"/>
                <w:szCs w:val="24"/>
                <w:lang w:eastAsia="pt-BR"/>
              </w:rPr>
              <w:tab/>
            </w:r>
            <w:r w:rsidR="0077551A" w:rsidRPr="00200302">
              <w:rPr>
                <w:rStyle w:val="Hyperlink"/>
                <w:rFonts w:ascii="Arial" w:eastAsia="Times New Roman" w:hAnsi="Arial" w:cs="Arial"/>
                <w:bCs/>
                <w:noProof/>
                <w:color w:val="auto"/>
                <w:sz w:val="24"/>
                <w:szCs w:val="24"/>
                <w:lang w:eastAsia="pt-BR"/>
              </w:rPr>
              <w:t>Práticas de Gestão Aplicáveis no Pátio de Madeira</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_Toc199861684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23</w:t>
            </w:r>
            <w:r w:rsidR="0077551A" w:rsidRPr="00200302">
              <w:rPr>
                <w:rFonts w:ascii="Arial" w:hAnsi="Arial" w:cs="Arial"/>
                <w:noProof/>
                <w:webHidden/>
                <w:sz w:val="24"/>
                <w:szCs w:val="24"/>
              </w:rPr>
              <w:fldChar w:fldCharType="end"/>
            </w:r>
          </w:hyperlink>
        </w:p>
        <w:p w14:paraId="690993A0" w14:textId="45555179" w:rsidR="0077551A" w:rsidRPr="00200302" w:rsidRDefault="0084107E" w:rsidP="00200302">
          <w:pPr>
            <w:pStyle w:val="Sumrio3"/>
            <w:tabs>
              <w:tab w:val="left" w:pos="1320"/>
              <w:tab w:val="right" w:leader="dot" w:pos="9061"/>
            </w:tabs>
            <w:spacing w:line="360" w:lineRule="auto"/>
            <w:jc w:val="both"/>
            <w:rPr>
              <w:rFonts w:ascii="Arial" w:eastAsiaTheme="minorEastAsia" w:hAnsi="Arial" w:cs="Arial"/>
              <w:noProof/>
              <w:sz w:val="24"/>
              <w:szCs w:val="24"/>
              <w:lang w:eastAsia="pt-BR"/>
            </w:rPr>
          </w:pPr>
          <w:hyperlink w:anchor="_Toc199861685" w:history="1">
            <w:r w:rsidR="0077551A" w:rsidRPr="00200302">
              <w:rPr>
                <w:rStyle w:val="Hyperlink"/>
                <w:rFonts w:ascii="Arial" w:eastAsia="Times New Roman" w:hAnsi="Arial" w:cs="Arial"/>
                <w:bCs/>
                <w:noProof/>
                <w:color w:val="auto"/>
                <w:sz w:val="24"/>
                <w:szCs w:val="24"/>
                <w:lang w:eastAsia="pt-BR"/>
              </w:rPr>
              <w:t>3.8.3.</w:t>
            </w:r>
            <w:r w:rsidR="0077551A" w:rsidRPr="00200302">
              <w:rPr>
                <w:rFonts w:ascii="Arial" w:eastAsiaTheme="minorEastAsia" w:hAnsi="Arial" w:cs="Arial"/>
                <w:noProof/>
                <w:sz w:val="24"/>
                <w:szCs w:val="24"/>
                <w:lang w:eastAsia="pt-BR"/>
              </w:rPr>
              <w:tab/>
            </w:r>
            <w:r w:rsidR="0077551A" w:rsidRPr="00200302">
              <w:rPr>
                <w:rStyle w:val="Hyperlink"/>
                <w:rFonts w:ascii="Arial" w:eastAsia="Times New Roman" w:hAnsi="Arial" w:cs="Arial"/>
                <w:bCs/>
                <w:noProof/>
                <w:color w:val="auto"/>
                <w:sz w:val="24"/>
                <w:szCs w:val="24"/>
                <w:lang w:eastAsia="pt-BR"/>
              </w:rPr>
              <w:t>Desafios e Barreiras operacionais no Gerenciamento Proativo</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_Toc199861685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24</w:t>
            </w:r>
            <w:r w:rsidR="0077551A" w:rsidRPr="00200302">
              <w:rPr>
                <w:rFonts w:ascii="Arial" w:hAnsi="Arial" w:cs="Arial"/>
                <w:noProof/>
                <w:webHidden/>
                <w:sz w:val="24"/>
                <w:szCs w:val="24"/>
              </w:rPr>
              <w:fldChar w:fldCharType="end"/>
            </w:r>
          </w:hyperlink>
        </w:p>
        <w:p w14:paraId="2F714036" w14:textId="211BA922" w:rsidR="0077551A" w:rsidRPr="00200302" w:rsidRDefault="0084107E" w:rsidP="00200302">
          <w:pPr>
            <w:pStyle w:val="Sumrio3"/>
            <w:tabs>
              <w:tab w:val="left" w:pos="1320"/>
              <w:tab w:val="right" w:leader="dot" w:pos="9061"/>
            </w:tabs>
            <w:spacing w:line="360" w:lineRule="auto"/>
            <w:jc w:val="both"/>
            <w:rPr>
              <w:rFonts w:ascii="Arial" w:eastAsiaTheme="minorEastAsia" w:hAnsi="Arial" w:cs="Arial"/>
              <w:noProof/>
              <w:sz w:val="24"/>
              <w:szCs w:val="24"/>
              <w:lang w:eastAsia="pt-BR"/>
            </w:rPr>
          </w:pPr>
          <w:hyperlink w:anchor="_Toc199861686" w:history="1">
            <w:r w:rsidR="0077551A" w:rsidRPr="00200302">
              <w:rPr>
                <w:rStyle w:val="Hyperlink"/>
                <w:rFonts w:ascii="Arial" w:eastAsia="Times New Roman" w:hAnsi="Arial" w:cs="Arial"/>
                <w:bCs/>
                <w:noProof/>
                <w:color w:val="auto"/>
                <w:sz w:val="24"/>
                <w:szCs w:val="24"/>
                <w:lang w:eastAsia="pt-BR"/>
              </w:rPr>
              <w:t>3.8.4.</w:t>
            </w:r>
            <w:r w:rsidR="0077551A" w:rsidRPr="00200302">
              <w:rPr>
                <w:rFonts w:ascii="Arial" w:eastAsiaTheme="minorEastAsia" w:hAnsi="Arial" w:cs="Arial"/>
                <w:noProof/>
                <w:sz w:val="24"/>
                <w:szCs w:val="24"/>
                <w:lang w:eastAsia="pt-BR"/>
              </w:rPr>
              <w:tab/>
            </w:r>
            <w:r w:rsidR="0077551A" w:rsidRPr="00200302">
              <w:rPr>
                <w:rStyle w:val="Hyperlink"/>
                <w:rFonts w:ascii="Arial" w:eastAsia="Times New Roman" w:hAnsi="Arial" w:cs="Arial"/>
                <w:bCs/>
                <w:noProof/>
                <w:color w:val="auto"/>
                <w:sz w:val="24"/>
                <w:szCs w:val="24"/>
                <w:lang w:eastAsia="pt-BR"/>
              </w:rPr>
              <w:t>Impacto Econômico e Técnico da Boa Gestão no Pátio</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_Toc199861686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25</w:t>
            </w:r>
            <w:r w:rsidR="0077551A" w:rsidRPr="00200302">
              <w:rPr>
                <w:rFonts w:ascii="Arial" w:hAnsi="Arial" w:cs="Arial"/>
                <w:noProof/>
                <w:webHidden/>
                <w:sz w:val="24"/>
                <w:szCs w:val="24"/>
              </w:rPr>
              <w:fldChar w:fldCharType="end"/>
            </w:r>
          </w:hyperlink>
        </w:p>
        <w:p w14:paraId="26B91E5A" w14:textId="2760DF5B" w:rsidR="0077551A" w:rsidRPr="00200302" w:rsidRDefault="0084107E" w:rsidP="00200302">
          <w:pPr>
            <w:pStyle w:val="Sumrio2"/>
            <w:rPr>
              <w:rFonts w:ascii="Arial" w:eastAsiaTheme="minorEastAsia" w:hAnsi="Arial" w:cs="Arial"/>
              <w:noProof/>
              <w:sz w:val="24"/>
              <w:szCs w:val="24"/>
              <w:lang w:eastAsia="pt-BR"/>
            </w:rPr>
          </w:pPr>
          <w:hyperlink w:anchor="_Toc199861687" w:history="1">
            <w:r w:rsidR="0077551A" w:rsidRPr="00200302">
              <w:rPr>
                <w:rStyle w:val="Hyperlink"/>
                <w:rFonts w:ascii="Arial" w:hAnsi="Arial" w:cs="Arial"/>
                <w:bCs/>
                <w:noProof/>
                <w:color w:val="auto"/>
                <w:sz w:val="24"/>
                <w:szCs w:val="24"/>
              </w:rPr>
              <w:t>3.9.</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bCs/>
                <w:noProof/>
                <w:color w:val="auto"/>
                <w:sz w:val="24"/>
                <w:szCs w:val="24"/>
              </w:rPr>
              <w:t>Análise Financeira das Estratégias de Mitigação dos Extrativos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_Toc199861687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25</w:t>
            </w:r>
            <w:r w:rsidR="0077551A" w:rsidRPr="00200302">
              <w:rPr>
                <w:rFonts w:ascii="Arial" w:hAnsi="Arial" w:cs="Arial"/>
                <w:noProof/>
                <w:webHidden/>
                <w:sz w:val="24"/>
                <w:szCs w:val="24"/>
              </w:rPr>
              <w:fldChar w:fldCharType="end"/>
            </w:r>
          </w:hyperlink>
        </w:p>
        <w:p w14:paraId="26CE2828" w14:textId="6009F972" w:rsidR="0077551A" w:rsidRPr="00200302" w:rsidRDefault="0084107E" w:rsidP="00200302">
          <w:pPr>
            <w:pStyle w:val="Sumrio3"/>
            <w:tabs>
              <w:tab w:val="left" w:pos="1320"/>
              <w:tab w:val="right" w:leader="dot" w:pos="9061"/>
            </w:tabs>
            <w:spacing w:line="360" w:lineRule="auto"/>
            <w:jc w:val="both"/>
            <w:rPr>
              <w:rFonts w:ascii="Arial" w:eastAsiaTheme="minorEastAsia" w:hAnsi="Arial" w:cs="Arial"/>
              <w:noProof/>
              <w:sz w:val="24"/>
              <w:szCs w:val="24"/>
              <w:lang w:eastAsia="pt-BR"/>
            </w:rPr>
          </w:pPr>
          <w:hyperlink w:anchor="_Toc199861688" w:history="1">
            <w:r w:rsidR="0077551A" w:rsidRPr="00200302">
              <w:rPr>
                <w:rStyle w:val="Hyperlink"/>
                <w:rFonts w:ascii="Arial" w:hAnsi="Arial" w:cs="Arial"/>
                <w:bCs/>
                <w:noProof/>
                <w:color w:val="auto"/>
                <w:sz w:val="24"/>
                <w:szCs w:val="24"/>
              </w:rPr>
              <w:t>3.9.1.</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bCs/>
                <w:noProof/>
                <w:color w:val="auto"/>
                <w:sz w:val="24"/>
                <w:szCs w:val="24"/>
              </w:rPr>
              <w:t>Estrutura de Custos das Estratégias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_Toc199861688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26</w:t>
            </w:r>
            <w:r w:rsidR="0077551A" w:rsidRPr="00200302">
              <w:rPr>
                <w:rFonts w:ascii="Arial" w:hAnsi="Arial" w:cs="Arial"/>
                <w:noProof/>
                <w:webHidden/>
                <w:sz w:val="24"/>
                <w:szCs w:val="24"/>
              </w:rPr>
              <w:fldChar w:fldCharType="end"/>
            </w:r>
          </w:hyperlink>
        </w:p>
        <w:p w14:paraId="4DE7489E" w14:textId="62D480E2" w:rsidR="0077551A" w:rsidRPr="00200302" w:rsidRDefault="0084107E" w:rsidP="00200302">
          <w:pPr>
            <w:pStyle w:val="Sumrio3"/>
            <w:tabs>
              <w:tab w:val="left" w:pos="1540"/>
              <w:tab w:val="right" w:leader="dot" w:pos="9061"/>
            </w:tabs>
            <w:spacing w:line="360" w:lineRule="auto"/>
            <w:jc w:val="both"/>
            <w:rPr>
              <w:rFonts w:ascii="Arial" w:eastAsiaTheme="minorEastAsia" w:hAnsi="Arial" w:cs="Arial"/>
              <w:noProof/>
              <w:sz w:val="24"/>
              <w:szCs w:val="24"/>
              <w:lang w:eastAsia="pt-BR"/>
            </w:rPr>
          </w:pPr>
          <w:hyperlink w:anchor="_Toc199861689" w:history="1">
            <w:r w:rsidR="0077551A" w:rsidRPr="00200302">
              <w:rPr>
                <w:rStyle w:val="Hyperlink"/>
                <w:rFonts w:ascii="Arial" w:hAnsi="Arial" w:cs="Arial"/>
                <w:bCs/>
                <w:noProof/>
                <w:color w:val="auto"/>
                <w:sz w:val="24"/>
                <w:szCs w:val="24"/>
              </w:rPr>
              <w:t>3.9.1.1.</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bCs/>
                <w:noProof/>
                <w:color w:val="auto"/>
                <w:sz w:val="24"/>
                <w:szCs w:val="24"/>
              </w:rPr>
              <w:t>Gestão no Pátio de Madeira</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_Toc199861689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26</w:t>
            </w:r>
            <w:r w:rsidR="0077551A" w:rsidRPr="00200302">
              <w:rPr>
                <w:rFonts w:ascii="Arial" w:hAnsi="Arial" w:cs="Arial"/>
                <w:noProof/>
                <w:webHidden/>
                <w:sz w:val="24"/>
                <w:szCs w:val="24"/>
              </w:rPr>
              <w:fldChar w:fldCharType="end"/>
            </w:r>
          </w:hyperlink>
        </w:p>
        <w:p w14:paraId="3CD9B72E" w14:textId="16824F6D" w:rsidR="0077551A" w:rsidRPr="00200302" w:rsidRDefault="0084107E" w:rsidP="00200302">
          <w:pPr>
            <w:pStyle w:val="Sumrio3"/>
            <w:tabs>
              <w:tab w:val="left" w:pos="1540"/>
              <w:tab w:val="right" w:leader="dot" w:pos="9061"/>
            </w:tabs>
            <w:spacing w:line="360" w:lineRule="auto"/>
            <w:jc w:val="both"/>
            <w:rPr>
              <w:rFonts w:ascii="Arial" w:eastAsiaTheme="minorEastAsia" w:hAnsi="Arial" w:cs="Arial"/>
              <w:noProof/>
              <w:sz w:val="24"/>
              <w:szCs w:val="24"/>
              <w:lang w:eastAsia="pt-BR"/>
            </w:rPr>
          </w:pPr>
          <w:hyperlink w:anchor="_Toc199861690" w:history="1">
            <w:r w:rsidR="0077551A" w:rsidRPr="00200302">
              <w:rPr>
                <w:rStyle w:val="Hyperlink"/>
                <w:rFonts w:ascii="Arial" w:hAnsi="Arial" w:cs="Arial"/>
                <w:bCs/>
                <w:noProof/>
                <w:color w:val="auto"/>
                <w:sz w:val="24"/>
                <w:szCs w:val="24"/>
              </w:rPr>
              <w:t>3.9.1.2.</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bCs/>
                <w:noProof/>
                <w:color w:val="auto"/>
                <w:sz w:val="24"/>
                <w:szCs w:val="24"/>
              </w:rPr>
              <w:t>Remoção Física dos Extrativos (Pré-lavagem da Madeira)</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_Toc199861690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26</w:t>
            </w:r>
            <w:r w:rsidR="0077551A" w:rsidRPr="00200302">
              <w:rPr>
                <w:rFonts w:ascii="Arial" w:hAnsi="Arial" w:cs="Arial"/>
                <w:noProof/>
                <w:webHidden/>
                <w:sz w:val="24"/>
                <w:szCs w:val="24"/>
              </w:rPr>
              <w:fldChar w:fldCharType="end"/>
            </w:r>
          </w:hyperlink>
        </w:p>
        <w:p w14:paraId="07553B21" w14:textId="2A869328" w:rsidR="0077551A" w:rsidRPr="00200302" w:rsidRDefault="0084107E" w:rsidP="00200302">
          <w:pPr>
            <w:pStyle w:val="Sumrio3"/>
            <w:tabs>
              <w:tab w:val="left" w:pos="1540"/>
              <w:tab w:val="right" w:leader="dot" w:pos="9061"/>
            </w:tabs>
            <w:spacing w:line="360" w:lineRule="auto"/>
            <w:jc w:val="both"/>
            <w:rPr>
              <w:rFonts w:ascii="Arial" w:eastAsiaTheme="minorEastAsia" w:hAnsi="Arial" w:cs="Arial"/>
              <w:noProof/>
              <w:sz w:val="24"/>
              <w:szCs w:val="24"/>
              <w:lang w:eastAsia="pt-BR"/>
            </w:rPr>
          </w:pPr>
          <w:hyperlink w:anchor="_Toc199861691" w:history="1">
            <w:r w:rsidR="0077551A" w:rsidRPr="00200302">
              <w:rPr>
                <w:rStyle w:val="Hyperlink"/>
                <w:rFonts w:ascii="Arial" w:hAnsi="Arial" w:cs="Arial"/>
                <w:bCs/>
                <w:noProof/>
                <w:color w:val="auto"/>
                <w:sz w:val="24"/>
                <w:szCs w:val="24"/>
              </w:rPr>
              <w:t>3.9.1.3.</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bCs/>
                <w:noProof/>
                <w:color w:val="auto"/>
                <w:sz w:val="24"/>
                <w:szCs w:val="24"/>
              </w:rPr>
              <w:t>Uso de Aditivos Químicos (Surfactantes e Dispersantes)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_Toc199861691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27</w:t>
            </w:r>
            <w:r w:rsidR="0077551A" w:rsidRPr="00200302">
              <w:rPr>
                <w:rFonts w:ascii="Arial" w:hAnsi="Arial" w:cs="Arial"/>
                <w:noProof/>
                <w:webHidden/>
                <w:sz w:val="24"/>
                <w:szCs w:val="24"/>
              </w:rPr>
              <w:fldChar w:fldCharType="end"/>
            </w:r>
          </w:hyperlink>
        </w:p>
        <w:p w14:paraId="6BCA052D" w14:textId="1B9E90CB" w:rsidR="0077551A" w:rsidRPr="00200302" w:rsidRDefault="0084107E" w:rsidP="00200302">
          <w:pPr>
            <w:pStyle w:val="Sumrio2"/>
            <w:rPr>
              <w:rFonts w:ascii="Arial" w:eastAsiaTheme="minorEastAsia" w:hAnsi="Arial" w:cs="Arial"/>
              <w:noProof/>
              <w:sz w:val="24"/>
              <w:szCs w:val="24"/>
              <w:lang w:eastAsia="pt-BR"/>
            </w:rPr>
          </w:pPr>
          <w:hyperlink w:anchor="_Toc199861692" w:history="1">
            <w:r w:rsidR="0077551A" w:rsidRPr="00200302">
              <w:rPr>
                <w:rStyle w:val="Hyperlink"/>
                <w:rFonts w:ascii="Arial" w:hAnsi="Arial" w:cs="Arial"/>
                <w:bCs/>
                <w:noProof/>
                <w:color w:val="auto"/>
                <w:sz w:val="24"/>
                <w:szCs w:val="24"/>
              </w:rPr>
              <w:t>3.10.</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bCs/>
                <w:noProof/>
                <w:color w:val="auto"/>
                <w:sz w:val="24"/>
                <w:szCs w:val="24"/>
              </w:rPr>
              <w:t>Comparação Financeira das Estratégias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_Toc199861692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28</w:t>
            </w:r>
            <w:r w:rsidR="0077551A" w:rsidRPr="00200302">
              <w:rPr>
                <w:rFonts w:ascii="Arial" w:hAnsi="Arial" w:cs="Arial"/>
                <w:noProof/>
                <w:webHidden/>
                <w:sz w:val="24"/>
                <w:szCs w:val="24"/>
              </w:rPr>
              <w:fldChar w:fldCharType="end"/>
            </w:r>
          </w:hyperlink>
        </w:p>
        <w:p w14:paraId="40358549" w14:textId="302D4C4B" w:rsidR="0077551A" w:rsidRPr="00200302" w:rsidRDefault="0084107E" w:rsidP="00200302">
          <w:pPr>
            <w:pStyle w:val="Sumrio3"/>
            <w:tabs>
              <w:tab w:val="left" w:pos="1540"/>
              <w:tab w:val="right" w:leader="dot" w:pos="9061"/>
            </w:tabs>
            <w:spacing w:line="360" w:lineRule="auto"/>
            <w:jc w:val="both"/>
            <w:rPr>
              <w:rFonts w:ascii="Arial" w:eastAsiaTheme="minorEastAsia" w:hAnsi="Arial" w:cs="Arial"/>
              <w:noProof/>
              <w:sz w:val="24"/>
              <w:szCs w:val="24"/>
              <w:lang w:eastAsia="pt-BR"/>
            </w:rPr>
          </w:pPr>
          <w:hyperlink w:anchor="_Toc199861693" w:history="1">
            <w:r w:rsidR="0077551A" w:rsidRPr="00200302">
              <w:rPr>
                <w:rStyle w:val="Hyperlink"/>
                <w:rFonts w:ascii="Arial" w:hAnsi="Arial" w:cs="Arial"/>
                <w:bCs/>
                <w:noProof/>
                <w:color w:val="auto"/>
                <w:sz w:val="24"/>
                <w:szCs w:val="24"/>
              </w:rPr>
              <w:t>3.10.1.</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bCs/>
                <w:noProof/>
                <w:color w:val="auto"/>
                <w:sz w:val="24"/>
                <w:szCs w:val="24"/>
              </w:rPr>
              <w:t>Estudo de Caso – Suzano Papel e Celulose</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_Toc199861693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29</w:t>
            </w:r>
            <w:r w:rsidR="0077551A" w:rsidRPr="00200302">
              <w:rPr>
                <w:rFonts w:ascii="Arial" w:hAnsi="Arial" w:cs="Arial"/>
                <w:noProof/>
                <w:webHidden/>
                <w:sz w:val="24"/>
                <w:szCs w:val="24"/>
              </w:rPr>
              <w:fldChar w:fldCharType="end"/>
            </w:r>
          </w:hyperlink>
        </w:p>
        <w:p w14:paraId="604717C3" w14:textId="6E58D36B" w:rsidR="0077551A" w:rsidRPr="00200302" w:rsidRDefault="0084107E" w:rsidP="00200302">
          <w:pPr>
            <w:pStyle w:val="Sumrio3"/>
            <w:tabs>
              <w:tab w:val="left" w:pos="1540"/>
              <w:tab w:val="right" w:leader="dot" w:pos="9061"/>
            </w:tabs>
            <w:spacing w:line="360" w:lineRule="auto"/>
            <w:jc w:val="both"/>
            <w:rPr>
              <w:rFonts w:ascii="Arial" w:eastAsiaTheme="minorEastAsia" w:hAnsi="Arial" w:cs="Arial"/>
              <w:noProof/>
              <w:sz w:val="24"/>
              <w:szCs w:val="24"/>
              <w:lang w:eastAsia="pt-BR"/>
            </w:rPr>
          </w:pPr>
          <w:hyperlink w:anchor="_Toc199861694" w:history="1">
            <w:r w:rsidR="0077551A" w:rsidRPr="00200302">
              <w:rPr>
                <w:rStyle w:val="Hyperlink"/>
                <w:rFonts w:ascii="Arial" w:hAnsi="Arial" w:cs="Arial"/>
                <w:bCs/>
                <w:noProof/>
                <w:color w:val="auto"/>
                <w:sz w:val="24"/>
                <w:szCs w:val="24"/>
              </w:rPr>
              <w:t>3.10.2.</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bCs/>
                <w:noProof/>
                <w:color w:val="auto"/>
                <w:sz w:val="24"/>
                <w:szCs w:val="24"/>
              </w:rPr>
              <w:t>Estudo de Caso – Klabin (Pré-lavagem da Madeira)</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_Toc199861694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29</w:t>
            </w:r>
            <w:r w:rsidR="0077551A" w:rsidRPr="00200302">
              <w:rPr>
                <w:rFonts w:ascii="Arial" w:hAnsi="Arial" w:cs="Arial"/>
                <w:noProof/>
                <w:webHidden/>
                <w:sz w:val="24"/>
                <w:szCs w:val="24"/>
              </w:rPr>
              <w:fldChar w:fldCharType="end"/>
            </w:r>
          </w:hyperlink>
        </w:p>
        <w:p w14:paraId="2267704E" w14:textId="037738D4" w:rsidR="0077551A" w:rsidRPr="00200302" w:rsidRDefault="0084107E" w:rsidP="00200302">
          <w:pPr>
            <w:pStyle w:val="Sumrio1"/>
            <w:rPr>
              <w:rFonts w:ascii="Arial" w:eastAsiaTheme="minorEastAsia" w:hAnsi="Arial" w:cs="Arial"/>
              <w:noProof/>
              <w:sz w:val="24"/>
              <w:szCs w:val="24"/>
              <w:lang w:eastAsia="pt-BR"/>
            </w:rPr>
          </w:pPr>
          <w:hyperlink w:anchor="_Toc199861695" w:history="1">
            <w:r w:rsidR="0077551A" w:rsidRPr="00200302">
              <w:rPr>
                <w:rStyle w:val="Hyperlink"/>
                <w:rFonts w:ascii="Arial" w:hAnsi="Arial" w:cs="Arial"/>
                <w:noProof/>
                <w:color w:val="auto"/>
                <w:sz w:val="24"/>
                <w:szCs w:val="24"/>
              </w:rPr>
              <w:t>4.</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Resultados e Discussões.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_Toc199861695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29</w:t>
            </w:r>
            <w:r w:rsidR="0077551A" w:rsidRPr="00200302">
              <w:rPr>
                <w:rFonts w:ascii="Arial" w:hAnsi="Arial" w:cs="Arial"/>
                <w:noProof/>
                <w:webHidden/>
                <w:sz w:val="24"/>
                <w:szCs w:val="24"/>
              </w:rPr>
              <w:fldChar w:fldCharType="end"/>
            </w:r>
          </w:hyperlink>
        </w:p>
        <w:p w14:paraId="754C195A" w14:textId="35DC577B" w:rsidR="0077551A" w:rsidRPr="00200302" w:rsidRDefault="0084107E" w:rsidP="00200302">
          <w:pPr>
            <w:pStyle w:val="Sumrio1"/>
            <w:rPr>
              <w:rFonts w:ascii="Arial" w:eastAsiaTheme="minorEastAsia" w:hAnsi="Arial" w:cs="Arial"/>
              <w:noProof/>
              <w:sz w:val="24"/>
              <w:szCs w:val="24"/>
              <w:lang w:eastAsia="pt-BR"/>
            </w:rPr>
          </w:pPr>
          <w:hyperlink w:anchor="_Toc199861696" w:history="1">
            <w:r w:rsidR="0077551A" w:rsidRPr="00200302">
              <w:rPr>
                <w:rStyle w:val="Hyperlink"/>
                <w:rFonts w:ascii="Arial" w:hAnsi="Arial" w:cs="Arial"/>
                <w:noProof/>
                <w:color w:val="auto"/>
                <w:sz w:val="24"/>
                <w:szCs w:val="24"/>
              </w:rPr>
              <w:t>5.</w:t>
            </w:r>
            <w:r w:rsidR="0077551A" w:rsidRPr="00200302">
              <w:rPr>
                <w:rFonts w:ascii="Arial" w:eastAsiaTheme="minorEastAsia" w:hAnsi="Arial" w:cs="Arial"/>
                <w:noProof/>
                <w:sz w:val="24"/>
                <w:szCs w:val="24"/>
                <w:lang w:eastAsia="pt-BR"/>
              </w:rPr>
              <w:tab/>
            </w:r>
            <w:r w:rsidR="0077551A" w:rsidRPr="00200302">
              <w:rPr>
                <w:rStyle w:val="Hyperlink"/>
                <w:rFonts w:ascii="Arial" w:hAnsi="Arial" w:cs="Arial"/>
                <w:noProof/>
                <w:color w:val="auto"/>
                <w:sz w:val="24"/>
                <w:szCs w:val="24"/>
              </w:rPr>
              <w:t>Conclusões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_Toc199861696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49</w:t>
            </w:r>
            <w:r w:rsidR="0077551A" w:rsidRPr="00200302">
              <w:rPr>
                <w:rFonts w:ascii="Arial" w:hAnsi="Arial" w:cs="Arial"/>
                <w:noProof/>
                <w:webHidden/>
                <w:sz w:val="24"/>
                <w:szCs w:val="24"/>
              </w:rPr>
              <w:fldChar w:fldCharType="end"/>
            </w:r>
          </w:hyperlink>
        </w:p>
        <w:p w14:paraId="03759AAB" w14:textId="7FD689EF" w:rsidR="0077551A" w:rsidRPr="00200302" w:rsidRDefault="0084107E" w:rsidP="00200302">
          <w:pPr>
            <w:pStyle w:val="Sumrio1"/>
            <w:rPr>
              <w:rFonts w:ascii="Arial" w:eastAsiaTheme="minorEastAsia" w:hAnsi="Arial" w:cs="Arial"/>
              <w:noProof/>
              <w:sz w:val="24"/>
              <w:szCs w:val="24"/>
              <w:lang w:eastAsia="pt-BR"/>
            </w:rPr>
          </w:pPr>
          <w:hyperlink w:anchor="_Toc199861697" w:history="1">
            <w:r w:rsidR="0077551A" w:rsidRPr="00200302">
              <w:rPr>
                <w:rStyle w:val="Hyperlink"/>
                <w:rFonts w:ascii="Arial" w:hAnsi="Arial" w:cs="Arial"/>
                <w:noProof/>
                <w:color w:val="auto"/>
                <w:sz w:val="24"/>
                <w:szCs w:val="24"/>
              </w:rPr>
              <w:t>7. Recomendações Estratégicas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_Toc199861697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50</w:t>
            </w:r>
            <w:r w:rsidR="0077551A" w:rsidRPr="00200302">
              <w:rPr>
                <w:rFonts w:ascii="Arial" w:hAnsi="Arial" w:cs="Arial"/>
                <w:noProof/>
                <w:webHidden/>
                <w:sz w:val="24"/>
                <w:szCs w:val="24"/>
              </w:rPr>
              <w:fldChar w:fldCharType="end"/>
            </w:r>
          </w:hyperlink>
        </w:p>
        <w:p w14:paraId="51BB4718" w14:textId="112591E3" w:rsidR="0077551A" w:rsidRPr="00200302" w:rsidRDefault="0084107E" w:rsidP="00200302">
          <w:pPr>
            <w:pStyle w:val="Sumrio1"/>
            <w:rPr>
              <w:rFonts w:ascii="Arial" w:eastAsiaTheme="minorEastAsia" w:hAnsi="Arial" w:cs="Arial"/>
              <w:noProof/>
              <w:sz w:val="24"/>
              <w:szCs w:val="24"/>
              <w:lang w:eastAsia="pt-BR"/>
            </w:rPr>
          </w:pPr>
          <w:hyperlink w:anchor="_Toc199861698" w:history="1">
            <w:r w:rsidR="0077551A" w:rsidRPr="00200302">
              <w:rPr>
                <w:rStyle w:val="Hyperlink"/>
                <w:rFonts w:ascii="Arial" w:eastAsia="Times New Roman" w:hAnsi="Arial" w:cs="Arial"/>
                <w:noProof/>
                <w:color w:val="auto"/>
                <w:sz w:val="24"/>
                <w:szCs w:val="24"/>
              </w:rPr>
              <w:t xml:space="preserve">8. </w:t>
            </w:r>
            <w:r w:rsidR="0077551A" w:rsidRPr="00200302">
              <w:rPr>
                <w:rStyle w:val="Hyperlink"/>
                <w:rFonts w:ascii="Arial" w:hAnsi="Arial" w:cs="Arial"/>
                <w:noProof/>
                <w:color w:val="auto"/>
                <w:sz w:val="24"/>
                <w:szCs w:val="24"/>
              </w:rPr>
              <w:t>Referências Bibliográficas</w:t>
            </w:r>
            <w:r w:rsidR="0077551A" w:rsidRPr="00200302">
              <w:rPr>
                <w:rFonts w:ascii="Arial" w:hAnsi="Arial" w:cs="Arial"/>
                <w:noProof/>
                <w:webHidden/>
                <w:sz w:val="24"/>
                <w:szCs w:val="24"/>
              </w:rPr>
              <w:tab/>
            </w:r>
            <w:r w:rsidR="0077551A" w:rsidRPr="00200302">
              <w:rPr>
                <w:rFonts w:ascii="Arial" w:hAnsi="Arial" w:cs="Arial"/>
                <w:noProof/>
                <w:webHidden/>
                <w:sz w:val="24"/>
                <w:szCs w:val="24"/>
              </w:rPr>
              <w:fldChar w:fldCharType="begin"/>
            </w:r>
            <w:r w:rsidR="0077551A" w:rsidRPr="00200302">
              <w:rPr>
                <w:rFonts w:ascii="Arial" w:hAnsi="Arial" w:cs="Arial"/>
                <w:noProof/>
                <w:webHidden/>
                <w:sz w:val="24"/>
                <w:szCs w:val="24"/>
              </w:rPr>
              <w:instrText xml:space="preserve"> PAGEREF _Toc199861698 \h </w:instrText>
            </w:r>
            <w:r w:rsidR="0077551A" w:rsidRPr="00200302">
              <w:rPr>
                <w:rFonts w:ascii="Arial" w:hAnsi="Arial" w:cs="Arial"/>
                <w:noProof/>
                <w:webHidden/>
                <w:sz w:val="24"/>
                <w:szCs w:val="24"/>
              </w:rPr>
            </w:r>
            <w:r w:rsidR="0077551A" w:rsidRPr="00200302">
              <w:rPr>
                <w:rFonts w:ascii="Arial" w:hAnsi="Arial" w:cs="Arial"/>
                <w:noProof/>
                <w:webHidden/>
                <w:sz w:val="24"/>
                <w:szCs w:val="24"/>
              </w:rPr>
              <w:fldChar w:fldCharType="separate"/>
            </w:r>
            <w:r w:rsidR="0077551A" w:rsidRPr="00200302">
              <w:rPr>
                <w:rFonts w:ascii="Arial" w:hAnsi="Arial" w:cs="Arial"/>
                <w:noProof/>
                <w:webHidden/>
                <w:sz w:val="24"/>
                <w:szCs w:val="24"/>
              </w:rPr>
              <w:t>51</w:t>
            </w:r>
            <w:r w:rsidR="0077551A" w:rsidRPr="00200302">
              <w:rPr>
                <w:rFonts w:ascii="Arial" w:hAnsi="Arial" w:cs="Arial"/>
                <w:noProof/>
                <w:webHidden/>
                <w:sz w:val="24"/>
                <w:szCs w:val="24"/>
              </w:rPr>
              <w:fldChar w:fldCharType="end"/>
            </w:r>
          </w:hyperlink>
        </w:p>
        <w:p w14:paraId="61B55B8A" w14:textId="7DF27FC8" w:rsidR="00BE6AA1" w:rsidRPr="00200302" w:rsidRDefault="00BE6AA1" w:rsidP="00200302">
          <w:pPr>
            <w:spacing w:line="360" w:lineRule="auto"/>
            <w:jc w:val="both"/>
            <w:outlineLvl w:val="1"/>
            <w:rPr>
              <w:rFonts w:ascii="Arial" w:hAnsi="Arial" w:cs="Arial"/>
              <w:sz w:val="24"/>
              <w:szCs w:val="24"/>
            </w:rPr>
          </w:pPr>
          <w:r w:rsidRPr="00200302">
            <w:rPr>
              <w:rFonts w:ascii="Arial" w:hAnsi="Arial" w:cs="Arial"/>
              <w:bCs/>
              <w:sz w:val="24"/>
              <w:szCs w:val="24"/>
            </w:rPr>
            <w:fldChar w:fldCharType="end"/>
          </w:r>
        </w:p>
      </w:sdtContent>
    </w:sdt>
    <w:p w14:paraId="0585ADAE" w14:textId="77777777" w:rsidR="006015EA" w:rsidRPr="00200302" w:rsidRDefault="006015EA" w:rsidP="00200302">
      <w:pPr>
        <w:adjustRightInd w:val="0"/>
        <w:spacing w:line="360" w:lineRule="auto"/>
        <w:ind w:left="720" w:hanging="360"/>
        <w:jc w:val="both"/>
        <w:rPr>
          <w:rFonts w:ascii="Arial" w:hAnsi="Arial" w:cs="Arial"/>
          <w:sz w:val="24"/>
          <w:szCs w:val="24"/>
        </w:rPr>
      </w:pPr>
    </w:p>
    <w:p w14:paraId="746498F1" w14:textId="77777777" w:rsidR="006015EA" w:rsidRPr="00200302" w:rsidRDefault="006015EA" w:rsidP="00200302">
      <w:pPr>
        <w:tabs>
          <w:tab w:val="left" w:pos="5407"/>
        </w:tabs>
        <w:adjustRightInd w:val="0"/>
        <w:spacing w:line="360" w:lineRule="auto"/>
        <w:ind w:left="720" w:hanging="360"/>
        <w:jc w:val="both"/>
        <w:rPr>
          <w:rFonts w:ascii="Arial" w:hAnsi="Arial" w:cs="Arial"/>
          <w:sz w:val="24"/>
          <w:szCs w:val="24"/>
        </w:rPr>
      </w:pPr>
      <w:r w:rsidRPr="00200302">
        <w:rPr>
          <w:rFonts w:ascii="Arial" w:hAnsi="Arial" w:cs="Arial"/>
          <w:sz w:val="24"/>
          <w:szCs w:val="24"/>
        </w:rPr>
        <w:tab/>
      </w:r>
    </w:p>
    <w:p w14:paraId="524C403F" w14:textId="77777777" w:rsidR="006015EA" w:rsidRPr="00200302" w:rsidRDefault="006015EA" w:rsidP="00200302">
      <w:pPr>
        <w:adjustRightInd w:val="0"/>
        <w:spacing w:line="360" w:lineRule="auto"/>
        <w:ind w:left="720" w:hanging="360"/>
        <w:jc w:val="both"/>
        <w:rPr>
          <w:rFonts w:ascii="Arial" w:hAnsi="Arial" w:cs="Arial"/>
          <w:sz w:val="24"/>
          <w:szCs w:val="24"/>
        </w:rPr>
      </w:pPr>
    </w:p>
    <w:p w14:paraId="5249A3E7" w14:textId="0B5E11F6" w:rsidR="006015EA" w:rsidRDefault="006015EA" w:rsidP="00200302">
      <w:pPr>
        <w:adjustRightInd w:val="0"/>
        <w:spacing w:line="360" w:lineRule="auto"/>
        <w:ind w:left="720" w:hanging="360"/>
        <w:jc w:val="both"/>
        <w:rPr>
          <w:rFonts w:ascii="Arial" w:hAnsi="Arial" w:cs="Arial"/>
          <w:sz w:val="24"/>
          <w:szCs w:val="24"/>
        </w:rPr>
      </w:pPr>
    </w:p>
    <w:p w14:paraId="32E3C603" w14:textId="67302B0B" w:rsidR="00200302" w:rsidRDefault="00200302" w:rsidP="00200302">
      <w:pPr>
        <w:adjustRightInd w:val="0"/>
        <w:spacing w:line="360" w:lineRule="auto"/>
        <w:ind w:left="720" w:hanging="360"/>
        <w:jc w:val="both"/>
        <w:rPr>
          <w:rFonts w:ascii="Arial" w:hAnsi="Arial" w:cs="Arial"/>
          <w:sz w:val="24"/>
          <w:szCs w:val="24"/>
        </w:rPr>
      </w:pPr>
    </w:p>
    <w:p w14:paraId="3DF0298D" w14:textId="4176D6EC" w:rsidR="00200302" w:rsidRDefault="00200302" w:rsidP="00200302">
      <w:pPr>
        <w:adjustRightInd w:val="0"/>
        <w:spacing w:line="360" w:lineRule="auto"/>
        <w:ind w:left="720" w:hanging="360"/>
        <w:jc w:val="both"/>
        <w:rPr>
          <w:rFonts w:ascii="Arial" w:hAnsi="Arial" w:cs="Arial"/>
          <w:sz w:val="24"/>
          <w:szCs w:val="24"/>
        </w:rPr>
      </w:pPr>
    </w:p>
    <w:p w14:paraId="071FE744" w14:textId="6DF7D2C6" w:rsidR="00200302" w:rsidRDefault="00200302" w:rsidP="00200302">
      <w:pPr>
        <w:adjustRightInd w:val="0"/>
        <w:spacing w:line="360" w:lineRule="auto"/>
        <w:ind w:left="720" w:hanging="360"/>
        <w:jc w:val="both"/>
        <w:rPr>
          <w:rFonts w:ascii="Arial" w:hAnsi="Arial" w:cs="Arial"/>
          <w:sz w:val="24"/>
          <w:szCs w:val="24"/>
        </w:rPr>
      </w:pPr>
    </w:p>
    <w:p w14:paraId="575DE32D" w14:textId="47E108E4" w:rsidR="00200302" w:rsidRDefault="00200302" w:rsidP="00200302">
      <w:pPr>
        <w:adjustRightInd w:val="0"/>
        <w:spacing w:line="360" w:lineRule="auto"/>
        <w:ind w:left="720" w:hanging="360"/>
        <w:jc w:val="both"/>
        <w:rPr>
          <w:rFonts w:ascii="Arial" w:hAnsi="Arial" w:cs="Arial"/>
          <w:sz w:val="24"/>
          <w:szCs w:val="24"/>
        </w:rPr>
      </w:pPr>
    </w:p>
    <w:p w14:paraId="1F1F00FA" w14:textId="03752AC0" w:rsidR="00200302" w:rsidRDefault="00200302" w:rsidP="00200302">
      <w:pPr>
        <w:adjustRightInd w:val="0"/>
        <w:spacing w:line="360" w:lineRule="auto"/>
        <w:ind w:left="720" w:hanging="360"/>
        <w:jc w:val="both"/>
        <w:rPr>
          <w:rFonts w:ascii="Arial" w:hAnsi="Arial" w:cs="Arial"/>
          <w:sz w:val="24"/>
          <w:szCs w:val="24"/>
        </w:rPr>
      </w:pPr>
    </w:p>
    <w:p w14:paraId="40F5B681" w14:textId="2D6759E4" w:rsidR="00200302" w:rsidRDefault="00200302" w:rsidP="00200302">
      <w:pPr>
        <w:adjustRightInd w:val="0"/>
        <w:spacing w:line="360" w:lineRule="auto"/>
        <w:ind w:left="720" w:hanging="360"/>
        <w:jc w:val="both"/>
        <w:rPr>
          <w:rFonts w:ascii="Arial" w:hAnsi="Arial" w:cs="Arial"/>
          <w:sz w:val="24"/>
          <w:szCs w:val="24"/>
        </w:rPr>
      </w:pPr>
    </w:p>
    <w:p w14:paraId="70F0504C" w14:textId="4E4576F5" w:rsidR="00200302" w:rsidRDefault="00200302" w:rsidP="00200302">
      <w:pPr>
        <w:adjustRightInd w:val="0"/>
        <w:spacing w:line="360" w:lineRule="auto"/>
        <w:ind w:left="720" w:hanging="360"/>
        <w:jc w:val="both"/>
        <w:rPr>
          <w:rFonts w:ascii="Arial" w:hAnsi="Arial" w:cs="Arial"/>
          <w:sz w:val="24"/>
          <w:szCs w:val="24"/>
        </w:rPr>
      </w:pPr>
    </w:p>
    <w:p w14:paraId="59F17EE0" w14:textId="209D4A78" w:rsidR="00200302" w:rsidRDefault="00200302" w:rsidP="00200302">
      <w:pPr>
        <w:adjustRightInd w:val="0"/>
        <w:spacing w:line="360" w:lineRule="auto"/>
        <w:ind w:left="720" w:hanging="360"/>
        <w:jc w:val="both"/>
        <w:rPr>
          <w:rFonts w:ascii="Arial" w:hAnsi="Arial" w:cs="Arial"/>
          <w:sz w:val="24"/>
          <w:szCs w:val="24"/>
        </w:rPr>
      </w:pPr>
    </w:p>
    <w:p w14:paraId="4D3E9112" w14:textId="74503135" w:rsidR="00200302" w:rsidRDefault="00200302" w:rsidP="00200302">
      <w:pPr>
        <w:adjustRightInd w:val="0"/>
        <w:spacing w:line="360" w:lineRule="auto"/>
        <w:ind w:left="720" w:hanging="360"/>
        <w:jc w:val="both"/>
        <w:rPr>
          <w:rFonts w:ascii="Arial" w:hAnsi="Arial" w:cs="Arial"/>
          <w:sz w:val="24"/>
          <w:szCs w:val="24"/>
        </w:rPr>
      </w:pPr>
    </w:p>
    <w:p w14:paraId="1C2EC62E" w14:textId="77777777" w:rsidR="006015EA" w:rsidRDefault="006015EA" w:rsidP="00576CAA">
      <w:pPr>
        <w:adjustRightInd w:val="0"/>
        <w:ind w:left="720" w:hanging="360"/>
        <w:jc w:val="both"/>
      </w:pPr>
    </w:p>
    <w:p w14:paraId="3A210BA1" w14:textId="77777777" w:rsidR="00C3366C" w:rsidRDefault="00C3366C" w:rsidP="00576CAA">
      <w:pPr>
        <w:adjustRightInd w:val="0"/>
        <w:ind w:left="720" w:hanging="360"/>
        <w:jc w:val="both"/>
        <w:sectPr w:rsidR="00C3366C" w:rsidSect="003F4EB4">
          <w:headerReference w:type="first" r:id="rId10"/>
          <w:pgSz w:w="11906" w:h="16838"/>
          <w:pgMar w:top="1701" w:right="1134" w:bottom="1134" w:left="1701" w:header="709" w:footer="709" w:gutter="0"/>
          <w:pgNumType w:start="1"/>
          <w:cols w:space="708"/>
          <w:docGrid w:linePitch="360"/>
        </w:sectPr>
      </w:pPr>
    </w:p>
    <w:p w14:paraId="0209A308" w14:textId="2D3511FB" w:rsidR="00D06EE4" w:rsidRPr="00FE571C" w:rsidRDefault="00D06EE4" w:rsidP="00FE571C">
      <w:pPr>
        <w:pStyle w:val="PargrafodaLista"/>
        <w:numPr>
          <w:ilvl w:val="0"/>
          <w:numId w:val="1"/>
        </w:numPr>
        <w:adjustRightInd w:val="0"/>
        <w:spacing w:line="360" w:lineRule="auto"/>
        <w:jc w:val="both"/>
        <w:outlineLvl w:val="0"/>
        <w:rPr>
          <w:rFonts w:ascii="Arial" w:eastAsia="Times New Roman" w:hAnsi="Arial" w:cs="Arial"/>
          <w:b/>
          <w:color w:val="000000"/>
          <w:sz w:val="24"/>
          <w:szCs w:val="24"/>
        </w:rPr>
      </w:pPr>
      <w:bookmarkStart w:id="10" w:name="_Toc199861640"/>
      <w:r w:rsidRPr="00FE571C">
        <w:rPr>
          <w:rFonts w:ascii="Arial" w:eastAsia="Times New Roman" w:hAnsi="Arial" w:cs="Arial"/>
          <w:b/>
          <w:color w:val="000000"/>
          <w:sz w:val="24"/>
          <w:szCs w:val="24"/>
        </w:rPr>
        <w:lastRenderedPageBreak/>
        <w:t>Introdução</w:t>
      </w:r>
      <w:bookmarkEnd w:id="10"/>
    </w:p>
    <w:p w14:paraId="7573E358" w14:textId="77777777" w:rsidR="00707101" w:rsidRDefault="00D06EE4" w:rsidP="00FE571C">
      <w:pPr>
        <w:pStyle w:val="NormalWeb"/>
        <w:spacing w:line="360" w:lineRule="auto"/>
        <w:ind w:firstLine="360"/>
        <w:jc w:val="both"/>
        <w:rPr>
          <w:rFonts w:ascii="Arial" w:hAnsi="Arial" w:cs="Arial"/>
        </w:rPr>
      </w:pPr>
      <w:r w:rsidRPr="00FE571C">
        <w:rPr>
          <w:rFonts w:ascii="Arial" w:hAnsi="Arial" w:cs="Arial"/>
        </w:rPr>
        <w:t xml:space="preserve">A indústria de celulose depende diretamente da qualidade da matéria-prima utilizada no processo produtivo, sendo a madeira o principal insumo. </w:t>
      </w:r>
    </w:p>
    <w:p w14:paraId="600E633A" w14:textId="77777777" w:rsidR="00917D40" w:rsidRDefault="00D06EE4" w:rsidP="00FE571C">
      <w:pPr>
        <w:pStyle w:val="NormalWeb"/>
        <w:spacing w:line="360" w:lineRule="auto"/>
        <w:ind w:firstLine="360"/>
        <w:jc w:val="both"/>
        <w:rPr>
          <w:rFonts w:ascii="Arial" w:hAnsi="Arial" w:cs="Arial"/>
        </w:rPr>
      </w:pPr>
      <w:r w:rsidRPr="00FE571C">
        <w:rPr>
          <w:rFonts w:ascii="Arial" w:hAnsi="Arial" w:cs="Arial"/>
        </w:rPr>
        <w:t xml:space="preserve">A composição química da madeira, especialmente o teor de extrativos, exerce influência significativa na eficiência operacional, afetando desde o consumo de reagentes químicos até a qualidade final da polpa. </w:t>
      </w:r>
    </w:p>
    <w:p w14:paraId="46C02314" w14:textId="1EACA3A3" w:rsidR="00D06EE4" w:rsidRPr="00FE571C" w:rsidRDefault="00D06EE4" w:rsidP="00FE571C">
      <w:pPr>
        <w:pStyle w:val="NormalWeb"/>
        <w:spacing w:line="360" w:lineRule="auto"/>
        <w:ind w:firstLine="360"/>
        <w:jc w:val="both"/>
        <w:rPr>
          <w:rFonts w:ascii="Arial" w:hAnsi="Arial" w:cs="Arial"/>
        </w:rPr>
      </w:pPr>
      <w:r w:rsidRPr="00FE571C">
        <w:rPr>
          <w:rFonts w:ascii="Arial" w:hAnsi="Arial" w:cs="Arial"/>
        </w:rPr>
        <w:t>Madeiras com altos teores de extrativos podem comprometer a eficiência do cozimento, elevar custos operacionais</w:t>
      </w:r>
      <w:r w:rsidR="00395E5F" w:rsidRPr="00FE571C">
        <w:rPr>
          <w:rFonts w:ascii="Arial" w:hAnsi="Arial" w:cs="Arial"/>
        </w:rPr>
        <w:t>,</w:t>
      </w:r>
      <w:r w:rsidRPr="00FE571C">
        <w:rPr>
          <w:rFonts w:ascii="Arial" w:hAnsi="Arial" w:cs="Arial"/>
        </w:rPr>
        <w:t xml:space="preserve"> impactar negativamente a estabilidade do processo industrial</w:t>
      </w:r>
      <w:r w:rsidR="00395E5F" w:rsidRPr="00FE571C">
        <w:rPr>
          <w:rFonts w:ascii="Arial" w:hAnsi="Arial" w:cs="Arial"/>
        </w:rPr>
        <w:t xml:space="preserve"> e desclassificar o produto final</w:t>
      </w:r>
      <w:r w:rsidRPr="00FE571C">
        <w:rPr>
          <w:rFonts w:ascii="Arial" w:hAnsi="Arial" w:cs="Arial"/>
        </w:rPr>
        <w:t>.</w:t>
      </w:r>
    </w:p>
    <w:p w14:paraId="410C0665" w14:textId="77777777" w:rsidR="00635CA3" w:rsidRDefault="00D06EE4" w:rsidP="00FE571C">
      <w:pPr>
        <w:pStyle w:val="NormalWeb"/>
        <w:spacing w:line="360" w:lineRule="auto"/>
        <w:ind w:firstLine="360"/>
        <w:jc w:val="both"/>
        <w:rPr>
          <w:rFonts w:ascii="Arial" w:hAnsi="Arial" w:cs="Arial"/>
        </w:rPr>
      </w:pPr>
      <w:r w:rsidRPr="00FE571C">
        <w:rPr>
          <w:rFonts w:ascii="Arial" w:hAnsi="Arial" w:cs="Arial"/>
        </w:rPr>
        <w:t>Diante desse contexto, a gestão do pátio de madeira assume um papel estratégico na mitigação desses impactos. O pátio é responsável por receber, armazenar e alimentar a linha de produção com um</w:t>
      </w:r>
      <w:r w:rsidR="00D0043E" w:rsidRPr="00FE571C">
        <w:rPr>
          <w:rFonts w:ascii="Arial" w:hAnsi="Arial" w:cs="Arial"/>
        </w:rPr>
        <w:t xml:space="preserve"> mix</w:t>
      </w:r>
      <w:r w:rsidRPr="00FE571C">
        <w:rPr>
          <w:rFonts w:ascii="Arial" w:hAnsi="Arial" w:cs="Arial"/>
        </w:rPr>
        <w:t xml:space="preserve"> controlad</w:t>
      </w:r>
      <w:r w:rsidR="00D0043E" w:rsidRPr="00FE571C">
        <w:rPr>
          <w:rFonts w:ascii="Arial" w:hAnsi="Arial" w:cs="Arial"/>
        </w:rPr>
        <w:t>o</w:t>
      </w:r>
      <w:r w:rsidRPr="00FE571C">
        <w:rPr>
          <w:rFonts w:ascii="Arial" w:hAnsi="Arial" w:cs="Arial"/>
        </w:rPr>
        <w:t xml:space="preserve"> de madeira, garantindo uma composição equilibrada e adequada às exigências da fábrica. </w:t>
      </w:r>
    </w:p>
    <w:p w14:paraId="540E8072" w14:textId="78FCADC5" w:rsidR="00D06EE4" w:rsidRPr="00FE571C" w:rsidRDefault="00D06EE4" w:rsidP="00FE571C">
      <w:pPr>
        <w:pStyle w:val="NormalWeb"/>
        <w:spacing w:line="360" w:lineRule="auto"/>
        <w:ind w:firstLine="360"/>
        <w:jc w:val="both"/>
        <w:rPr>
          <w:rFonts w:ascii="Arial" w:hAnsi="Arial" w:cs="Arial"/>
        </w:rPr>
      </w:pPr>
      <w:r w:rsidRPr="00FE571C">
        <w:rPr>
          <w:rFonts w:ascii="Arial" w:hAnsi="Arial" w:cs="Arial"/>
        </w:rPr>
        <w:t>A forma como essa matéria-prima é gerida influencia diretamente a estabilidade do processo, podendo evitar oscilações que comprometam a eficiência industrial</w:t>
      </w:r>
      <w:r w:rsidR="00635CA3">
        <w:rPr>
          <w:rFonts w:ascii="Arial" w:hAnsi="Arial" w:cs="Arial"/>
        </w:rPr>
        <w:t>, o aumento dos custos e a qualidade da celulose</w:t>
      </w:r>
      <w:r w:rsidRPr="00FE571C">
        <w:rPr>
          <w:rFonts w:ascii="Arial" w:hAnsi="Arial" w:cs="Arial"/>
        </w:rPr>
        <w:t>.</w:t>
      </w:r>
    </w:p>
    <w:p w14:paraId="64A5ABA8" w14:textId="344B028E" w:rsidR="00B464E5" w:rsidRDefault="00D06EE4" w:rsidP="00B464E5">
      <w:pPr>
        <w:pStyle w:val="NormalWeb"/>
        <w:spacing w:line="360" w:lineRule="auto"/>
        <w:ind w:firstLine="360"/>
        <w:jc w:val="both"/>
        <w:rPr>
          <w:rFonts w:ascii="Arial" w:hAnsi="Arial" w:cs="Arial"/>
        </w:rPr>
      </w:pPr>
      <w:r w:rsidRPr="00FE571C">
        <w:rPr>
          <w:rFonts w:ascii="Arial" w:hAnsi="Arial" w:cs="Arial"/>
        </w:rPr>
        <w:t>A escolha da base florestal também desempenha um papel fundamental na composição química da madeira. Diferentes regiões de plantio apresentam características distintas devido a fatores edafoclimáticos</w:t>
      </w:r>
      <w:r w:rsidR="00B464E5">
        <w:rPr>
          <w:rFonts w:ascii="Arial" w:hAnsi="Arial" w:cs="Arial"/>
        </w:rPr>
        <w:t xml:space="preserve"> e </w:t>
      </w:r>
      <w:r w:rsidR="001C2E49">
        <w:rPr>
          <w:rFonts w:ascii="Arial" w:hAnsi="Arial" w:cs="Arial"/>
        </w:rPr>
        <w:t xml:space="preserve">diferentes materiais genéticos, </w:t>
      </w:r>
      <w:r w:rsidRPr="00FE571C">
        <w:rPr>
          <w:rFonts w:ascii="Arial" w:hAnsi="Arial" w:cs="Arial"/>
        </w:rPr>
        <w:t xml:space="preserve">influenciando a concentração de extrativos na madeira. </w:t>
      </w:r>
    </w:p>
    <w:p w14:paraId="4B627F83" w14:textId="40C99410" w:rsidR="00D06EE4" w:rsidRPr="00FE571C" w:rsidRDefault="00D06EE4" w:rsidP="00B464E5">
      <w:pPr>
        <w:pStyle w:val="NormalWeb"/>
        <w:spacing w:line="360" w:lineRule="auto"/>
        <w:ind w:firstLine="360"/>
        <w:jc w:val="both"/>
        <w:rPr>
          <w:rFonts w:ascii="Arial" w:hAnsi="Arial" w:cs="Arial"/>
        </w:rPr>
      </w:pPr>
      <w:r w:rsidRPr="00FE571C">
        <w:rPr>
          <w:rFonts w:ascii="Arial" w:hAnsi="Arial" w:cs="Arial"/>
        </w:rPr>
        <w:t xml:space="preserve">Nesse sentido, este estudo busca realizar uma análise comparativa entre as regiões do Norte Pioneiro do Paraná e Minas Gerais, a fim de </w:t>
      </w:r>
      <w:r w:rsidR="00BB4424">
        <w:rPr>
          <w:rFonts w:ascii="Arial" w:hAnsi="Arial" w:cs="Arial"/>
        </w:rPr>
        <w:t>compreender</w:t>
      </w:r>
      <w:r w:rsidR="00BB4424" w:rsidRPr="00FE571C">
        <w:rPr>
          <w:rFonts w:ascii="Arial" w:hAnsi="Arial" w:cs="Arial"/>
        </w:rPr>
        <w:t xml:space="preserve"> </w:t>
      </w:r>
      <w:r w:rsidRPr="00FE571C">
        <w:rPr>
          <w:rFonts w:ascii="Arial" w:hAnsi="Arial" w:cs="Arial"/>
        </w:rPr>
        <w:t>como as particularidades dessas áreas afetam a composição da madeira e, consequentemente, o desempenho</w:t>
      </w:r>
      <w:r w:rsidR="00B464E5">
        <w:rPr>
          <w:rFonts w:ascii="Arial" w:hAnsi="Arial" w:cs="Arial"/>
        </w:rPr>
        <w:t>, custo e qualidade</w:t>
      </w:r>
      <w:r w:rsidRPr="00FE571C">
        <w:rPr>
          <w:rFonts w:ascii="Arial" w:hAnsi="Arial" w:cs="Arial"/>
        </w:rPr>
        <w:t xml:space="preserve"> da indústria de celulose.</w:t>
      </w:r>
    </w:p>
    <w:p w14:paraId="6EF67AA9" w14:textId="77777777" w:rsidR="007A1C44" w:rsidRDefault="00D06EE4" w:rsidP="00FE571C">
      <w:pPr>
        <w:pStyle w:val="NormalWeb"/>
        <w:spacing w:line="360" w:lineRule="auto"/>
        <w:ind w:firstLine="360"/>
        <w:jc w:val="both"/>
        <w:rPr>
          <w:rFonts w:ascii="Arial" w:hAnsi="Arial" w:cs="Arial"/>
        </w:rPr>
      </w:pPr>
      <w:r w:rsidRPr="00FE571C">
        <w:rPr>
          <w:rFonts w:ascii="Arial" w:hAnsi="Arial" w:cs="Arial"/>
        </w:rPr>
        <w:t xml:space="preserve">O objetivo central deste trabalho é analisar o impacto dos altos teores de extrativos na produção de celulose e propor estratégias de gestão no pátio de madeira para controlar a dosagem e mitigar os impactos no processo industrial. </w:t>
      </w:r>
    </w:p>
    <w:p w14:paraId="1CC2A639" w14:textId="006CF4C3" w:rsidR="00D06EE4" w:rsidRPr="00FE571C" w:rsidRDefault="00D06EE4" w:rsidP="00FE571C">
      <w:pPr>
        <w:pStyle w:val="NormalWeb"/>
        <w:spacing w:line="360" w:lineRule="auto"/>
        <w:ind w:firstLine="360"/>
        <w:jc w:val="both"/>
        <w:rPr>
          <w:rFonts w:ascii="Arial" w:hAnsi="Arial" w:cs="Arial"/>
        </w:rPr>
      </w:pPr>
      <w:r w:rsidRPr="00FE571C">
        <w:rPr>
          <w:rFonts w:ascii="Arial" w:hAnsi="Arial" w:cs="Arial"/>
        </w:rPr>
        <w:lastRenderedPageBreak/>
        <w:t>Para isso, serão caracterizadas as madeiras provenientes das duas regiões estudadas, avaliados os impactos desses componentes na fabricação da celulose e analisado o papel do pátio na compensação dessas variações.</w:t>
      </w:r>
    </w:p>
    <w:p w14:paraId="45EFC1A6" w14:textId="5CCE2F62" w:rsidR="007A1C44" w:rsidRDefault="00D06EE4" w:rsidP="00FE571C">
      <w:pPr>
        <w:pStyle w:val="NormalWeb"/>
        <w:spacing w:line="360" w:lineRule="auto"/>
        <w:ind w:firstLine="360"/>
        <w:jc w:val="both"/>
        <w:rPr>
          <w:rFonts w:ascii="Arial" w:hAnsi="Arial" w:cs="Arial"/>
        </w:rPr>
      </w:pPr>
      <w:r w:rsidRPr="00FE571C">
        <w:rPr>
          <w:rFonts w:ascii="Arial" w:hAnsi="Arial" w:cs="Arial"/>
        </w:rPr>
        <w:t>A importância deste estudo reside na busca por soluções operacionais que possibilitem um melhor controle da matéria-prima, minimizando oscilações no processo produtivo</w:t>
      </w:r>
      <w:r w:rsidR="007A1C44">
        <w:rPr>
          <w:rFonts w:ascii="Arial" w:hAnsi="Arial" w:cs="Arial"/>
        </w:rPr>
        <w:t xml:space="preserve">, </w:t>
      </w:r>
      <w:r w:rsidRPr="00FE571C">
        <w:rPr>
          <w:rFonts w:ascii="Arial" w:hAnsi="Arial" w:cs="Arial"/>
        </w:rPr>
        <w:t>garanti</w:t>
      </w:r>
      <w:r w:rsidR="007A1C44">
        <w:rPr>
          <w:rFonts w:ascii="Arial" w:hAnsi="Arial" w:cs="Arial"/>
        </w:rPr>
        <w:t>r</w:t>
      </w:r>
      <w:r w:rsidRPr="00FE571C">
        <w:rPr>
          <w:rFonts w:ascii="Arial" w:hAnsi="Arial" w:cs="Arial"/>
        </w:rPr>
        <w:t xml:space="preserve"> maior previsibilidade operacional</w:t>
      </w:r>
      <w:r w:rsidR="007A1C44">
        <w:rPr>
          <w:rFonts w:ascii="Arial" w:hAnsi="Arial" w:cs="Arial"/>
        </w:rPr>
        <w:t>, otimização dos custos e maximização da qualidade da celulose produzida</w:t>
      </w:r>
      <w:r w:rsidRPr="00FE571C">
        <w:rPr>
          <w:rFonts w:ascii="Arial" w:hAnsi="Arial" w:cs="Arial"/>
        </w:rPr>
        <w:t xml:space="preserve">. </w:t>
      </w:r>
    </w:p>
    <w:p w14:paraId="726FA62E" w14:textId="00833E0A" w:rsidR="00D06EE4" w:rsidRDefault="00D06EE4" w:rsidP="00FE571C">
      <w:pPr>
        <w:pStyle w:val="NormalWeb"/>
        <w:spacing w:line="360" w:lineRule="auto"/>
        <w:ind w:firstLine="360"/>
        <w:jc w:val="both"/>
        <w:rPr>
          <w:rFonts w:ascii="Arial" w:hAnsi="Arial" w:cs="Arial"/>
        </w:rPr>
      </w:pPr>
      <w:r w:rsidRPr="00FE571C">
        <w:rPr>
          <w:rFonts w:ascii="Arial" w:hAnsi="Arial" w:cs="Arial"/>
        </w:rPr>
        <w:t>Além disso, a análise comparativa contribuirá para embasar a tomada de decisão sobre a expansão da base florestal, orientando escolhas que favoreçam a qualidade e a eficiência da produção de celulose.</w:t>
      </w:r>
    </w:p>
    <w:p w14:paraId="40472BDF" w14:textId="0D27C6A1" w:rsidR="00EA3475" w:rsidRDefault="00EA3475">
      <w:pPr>
        <w:rPr>
          <w:rFonts w:ascii="Arial" w:eastAsia="Times New Roman" w:hAnsi="Arial" w:cs="Arial"/>
          <w:sz w:val="24"/>
          <w:szCs w:val="24"/>
          <w:lang w:eastAsia="pt-BR"/>
        </w:rPr>
      </w:pPr>
      <w:r>
        <w:rPr>
          <w:rFonts w:ascii="Arial" w:hAnsi="Arial" w:cs="Arial"/>
        </w:rPr>
        <w:br w:type="page"/>
      </w:r>
    </w:p>
    <w:p w14:paraId="056AD8EA" w14:textId="439223B8" w:rsidR="00576CAA" w:rsidRPr="00FE571C" w:rsidRDefault="00576CAA" w:rsidP="00FE571C">
      <w:pPr>
        <w:pStyle w:val="PargrafodaLista"/>
        <w:numPr>
          <w:ilvl w:val="0"/>
          <w:numId w:val="1"/>
        </w:numPr>
        <w:adjustRightInd w:val="0"/>
        <w:spacing w:line="360" w:lineRule="auto"/>
        <w:jc w:val="both"/>
        <w:outlineLvl w:val="0"/>
        <w:rPr>
          <w:rFonts w:ascii="Arial" w:eastAsia="Times New Roman" w:hAnsi="Arial" w:cs="Arial"/>
          <w:b/>
          <w:color w:val="000000"/>
          <w:sz w:val="24"/>
          <w:szCs w:val="24"/>
        </w:rPr>
      </w:pPr>
      <w:r w:rsidRPr="00FE571C">
        <w:rPr>
          <w:rFonts w:ascii="Arial" w:eastAsia="Times New Roman" w:hAnsi="Arial" w:cs="Arial"/>
          <w:b/>
          <w:color w:val="000000"/>
          <w:sz w:val="24"/>
          <w:szCs w:val="24"/>
        </w:rPr>
        <w:lastRenderedPageBreak/>
        <w:t xml:space="preserve"> </w:t>
      </w:r>
      <w:bookmarkStart w:id="11" w:name="_Toc199861641"/>
      <w:r w:rsidRPr="00FE571C">
        <w:rPr>
          <w:rFonts w:ascii="Arial" w:eastAsia="Times New Roman" w:hAnsi="Arial" w:cs="Arial"/>
          <w:b/>
          <w:color w:val="000000"/>
          <w:sz w:val="24"/>
          <w:szCs w:val="24"/>
        </w:rPr>
        <w:t>Objetivos</w:t>
      </w:r>
      <w:bookmarkEnd w:id="11"/>
    </w:p>
    <w:p w14:paraId="6F1046BF" w14:textId="77777777" w:rsidR="00576CAA" w:rsidRPr="00FE571C" w:rsidRDefault="00576CAA" w:rsidP="00FE571C">
      <w:pPr>
        <w:pStyle w:val="PargrafodaLista"/>
        <w:adjustRightInd w:val="0"/>
        <w:spacing w:line="360" w:lineRule="auto"/>
        <w:jc w:val="both"/>
        <w:rPr>
          <w:rFonts w:ascii="Arial" w:eastAsia="Times New Roman" w:hAnsi="Arial" w:cs="Arial"/>
          <w:b/>
          <w:color w:val="000000"/>
          <w:sz w:val="24"/>
          <w:szCs w:val="24"/>
        </w:rPr>
      </w:pPr>
    </w:p>
    <w:p w14:paraId="5E770100" w14:textId="1E3CE796" w:rsidR="00576CAA" w:rsidRPr="00FE571C" w:rsidRDefault="00576CAA" w:rsidP="00FE571C">
      <w:pPr>
        <w:pStyle w:val="PargrafodaLista"/>
        <w:numPr>
          <w:ilvl w:val="1"/>
          <w:numId w:val="1"/>
        </w:numPr>
        <w:adjustRightInd w:val="0"/>
        <w:spacing w:line="360" w:lineRule="auto"/>
        <w:jc w:val="both"/>
        <w:outlineLvl w:val="1"/>
        <w:rPr>
          <w:rFonts w:ascii="Arial" w:eastAsia="Times New Roman" w:hAnsi="Arial" w:cs="Arial"/>
          <w:b/>
          <w:color w:val="000000"/>
          <w:sz w:val="24"/>
          <w:szCs w:val="24"/>
        </w:rPr>
      </w:pPr>
      <w:bookmarkStart w:id="12" w:name="_Toc198728631"/>
      <w:bookmarkStart w:id="13" w:name="_Toc199861642"/>
      <w:r w:rsidRPr="00FE571C">
        <w:rPr>
          <w:rFonts w:ascii="Arial" w:eastAsia="Times New Roman" w:hAnsi="Arial" w:cs="Arial"/>
          <w:b/>
          <w:color w:val="000000"/>
          <w:sz w:val="24"/>
          <w:szCs w:val="24"/>
        </w:rPr>
        <w:t>Geral</w:t>
      </w:r>
      <w:bookmarkEnd w:id="12"/>
      <w:bookmarkEnd w:id="13"/>
    </w:p>
    <w:p w14:paraId="166E4155" w14:textId="3EB56C5F" w:rsidR="00576CAA" w:rsidRPr="00FE571C" w:rsidRDefault="00576CAA" w:rsidP="0077551A">
      <w:pPr>
        <w:spacing w:line="360" w:lineRule="auto"/>
        <w:ind w:firstLine="360"/>
        <w:jc w:val="both"/>
        <w:rPr>
          <w:rFonts w:ascii="Arial" w:eastAsia="Times New Roman" w:hAnsi="Arial" w:cs="Arial"/>
          <w:color w:val="000000"/>
          <w:sz w:val="24"/>
          <w:szCs w:val="24"/>
        </w:rPr>
      </w:pPr>
      <w:bookmarkStart w:id="14" w:name="_Toc198650704"/>
      <w:bookmarkStart w:id="15" w:name="_Toc198728632"/>
      <w:bookmarkStart w:id="16" w:name="_Toc199169599"/>
      <w:r w:rsidRPr="00FE571C">
        <w:rPr>
          <w:rFonts w:ascii="Arial" w:eastAsia="Times New Roman" w:hAnsi="Arial" w:cs="Arial"/>
          <w:color w:val="000000"/>
          <w:sz w:val="24"/>
          <w:szCs w:val="24"/>
        </w:rPr>
        <w:t>Analisar o impacto dos teores de extrativos da madeira na produção de celulose e propor estratégias de gestão no pátio de madeira para controlar a dosagem e mitigar os impactos no processo industrial, comparando as regiões do Norte Pioneiro do Paraná e do Norte de Minas Gerais.</w:t>
      </w:r>
      <w:bookmarkEnd w:id="14"/>
      <w:bookmarkEnd w:id="15"/>
      <w:bookmarkEnd w:id="16"/>
    </w:p>
    <w:p w14:paraId="1ECD15AD" w14:textId="77777777" w:rsidR="00576CAA" w:rsidRPr="00FE571C" w:rsidRDefault="00576CAA" w:rsidP="00FE571C">
      <w:pPr>
        <w:adjustRightInd w:val="0"/>
        <w:spacing w:line="360" w:lineRule="auto"/>
        <w:jc w:val="both"/>
        <w:outlineLvl w:val="0"/>
        <w:rPr>
          <w:rFonts w:ascii="Arial" w:eastAsia="Times New Roman" w:hAnsi="Arial" w:cs="Arial"/>
          <w:b/>
          <w:bCs/>
          <w:color w:val="000000"/>
          <w:sz w:val="24"/>
          <w:szCs w:val="24"/>
        </w:rPr>
      </w:pPr>
    </w:p>
    <w:p w14:paraId="3CC53F60" w14:textId="12BB0AFE" w:rsidR="00576CAA" w:rsidRPr="00FE571C" w:rsidRDefault="00576CAA" w:rsidP="00FE571C">
      <w:pPr>
        <w:pStyle w:val="PargrafodaLista"/>
        <w:numPr>
          <w:ilvl w:val="1"/>
          <w:numId w:val="1"/>
        </w:numPr>
        <w:adjustRightInd w:val="0"/>
        <w:spacing w:line="360" w:lineRule="auto"/>
        <w:jc w:val="both"/>
        <w:outlineLvl w:val="1"/>
        <w:rPr>
          <w:rFonts w:ascii="Arial" w:eastAsia="Times New Roman" w:hAnsi="Arial" w:cs="Arial"/>
          <w:b/>
          <w:bCs/>
          <w:color w:val="000000"/>
          <w:sz w:val="24"/>
          <w:szCs w:val="24"/>
        </w:rPr>
      </w:pPr>
      <w:bookmarkStart w:id="17" w:name="_Toc198728633"/>
      <w:bookmarkStart w:id="18" w:name="_Toc199861643"/>
      <w:r w:rsidRPr="00FE571C">
        <w:rPr>
          <w:rFonts w:ascii="Arial" w:eastAsia="Times New Roman" w:hAnsi="Arial" w:cs="Arial"/>
          <w:b/>
          <w:bCs/>
          <w:color w:val="000000"/>
          <w:sz w:val="24"/>
          <w:szCs w:val="24"/>
        </w:rPr>
        <w:t>Específicos</w:t>
      </w:r>
      <w:bookmarkEnd w:id="17"/>
      <w:bookmarkEnd w:id="18"/>
    </w:p>
    <w:p w14:paraId="761D222F" w14:textId="328B807B" w:rsidR="00576CAA" w:rsidRPr="001D0359" w:rsidRDefault="00576CAA" w:rsidP="0077551A">
      <w:pPr>
        <w:pStyle w:val="PargrafodaLista"/>
        <w:numPr>
          <w:ilvl w:val="0"/>
          <w:numId w:val="18"/>
        </w:numPr>
        <w:adjustRightInd w:val="0"/>
        <w:spacing w:line="360" w:lineRule="auto"/>
        <w:jc w:val="both"/>
        <w:rPr>
          <w:rFonts w:ascii="Arial" w:eastAsia="Times New Roman" w:hAnsi="Arial" w:cs="Arial"/>
          <w:bCs/>
          <w:color w:val="000000"/>
          <w:sz w:val="24"/>
          <w:szCs w:val="24"/>
        </w:rPr>
      </w:pPr>
      <w:bookmarkStart w:id="19" w:name="_Toc198650706"/>
      <w:bookmarkStart w:id="20" w:name="_Toc198728634"/>
      <w:bookmarkStart w:id="21" w:name="_Toc199169601"/>
      <w:r w:rsidRPr="006C4EF1">
        <w:rPr>
          <w:rFonts w:ascii="Arial" w:eastAsia="Times New Roman" w:hAnsi="Arial" w:cs="Arial"/>
          <w:bCs/>
          <w:color w:val="000000"/>
          <w:sz w:val="24"/>
          <w:szCs w:val="24"/>
        </w:rPr>
        <w:t>Caracterizar a madeira das regiões estudadas em termos de teor de extrativos.</w:t>
      </w:r>
      <w:bookmarkEnd w:id="19"/>
      <w:bookmarkEnd w:id="20"/>
      <w:r w:rsidR="002E5356">
        <w:rPr>
          <w:rFonts w:ascii="Arial" w:eastAsia="Times New Roman" w:hAnsi="Arial" w:cs="Arial"/>
          <w:bCs/>
          <w:color w:val="000000"/>
          <w:sz w:val="24"/>
          <w:szCs w:val="24"/>
        </w:rPr>
        <w:t xml:space="preserve"> </w:t>
      </w:r>
      <w:bookmarkEnd w:id="21"/>
    </w:p>
    <w:p w14:paraId="56B55CE2" w14:textId="59297835" w:rsidR="00576CAA" w:rsidRPr="006C4EF1" w:rsidRDefault="00576CAA" w:rsidP="0077551A">
      <w:pPr>
        <w:pStyle w:val="PargrafodaLista"/>
        <w:numPr>
          <w:ilvl w:val="0"/>
          <w:numId w:val="18"/>
        </w:numPr>
        <w:adjustRightInd w:val="0"/>
        <w:spacing w:line="360" w:lineRule="auto"/>
        <w:jc w:val="both"/>
        <w:rPr>
          <w:rFonts w:ascii="Arial" w:eastAsia="Times New Roman" w:hAnsi="Arial" w:cs="Arial"/>
          <w:bCs/>
          <w:color w:val="000000"/>
          <w:sz w:val="24"/>
          <w:szCs w:val="24"/>
        </w:rPr>
      </w:pPr>
      <w:bookmarkStart w:id="22" w:name="_Toc198650707"/>
      <w:bookmarkStart w:id="23" w:name="_Toc198728635"/>
      <w:bookmarkStart w:id="24" w:name="_Toc199169602"/>
      <w:r w:rsidRPr="001D0359">
        <w:rPr>
          <w:rFonts w:ascii="Arial" w:eastAsia="Times New Roman" w:hAnsi="Arial" w:cs="Arial"/>
          <w:bCs/>
          <w:color w:val="000000"/>
          <w:sz w:val="24"/>
          <w:szCs w:val="24"/>
        </w:rPr>
        <w:t>Avaliar os impactos dos extrativos no processo fabril.</w:t>
      </w:r>
      <w:bookmarkEnd w:id="22"/>
      <w:bookmarkEnd w:id="23"/>
      <w:ins w:id="25" w:author="." w:date="2025-05-22T16:16:00Z">
        <w:r w:rsidR="002E5356">
          <w:rPr>
            <w:rFonts w:ascii="Arial" w:eastAsia="Times New Roman" w:hAnsi="Arial" w:cs="Arial"/>
            <w:bCs/>
            <w:color w:val="000000"/>
            <w:sz w:val="24"/>
            <w:szCs w:val="24"/>
          </w:rPr>
          <w:t xml:space="preserve"> </w:t>
        </w:r>
        <w:r w:rsidR="002E5356">
          <w:rPr>
            <w:rFonts w:ascii="Arial" w:eastAsia="Times New Roman" w:hAnsi="Arial" w:cs="Arial"/>
            <w:color w:val="000000"/>
            <w:sz w:val="24"/>
            <w:szCs w:val="24"/>
          </w:rPr>
          <w:t>Alcançou? Onde?</w:t>
        </w:r>
      </w:ins>
      <w:bookmarkEnd w:id="24"/>
      <w:ins w:id="26" w:author="." w:date="2025-05-29T10:57:00Z">
        <w:r w:rsidR="00F61B9B">
          <w:rPr>
            <w:rFonts w:ascii="Arial" w:eastAsia="Times New Roman" w:hAnsi="Arial" w:cs="Arial"/>
            <w:color w:val="000000"/>
            <w:sz w:val="24"/>
            <w:szCs w:val="24"/>
          </w:rPr>
          <w:t xml:space="preserve"> (</w:t>
        </w:r>
      </w:ins>
      <w:ins w:id="27" w:author="." w:date="2025-05-29T16:16:00Z">
        <w:r w:rsidR="009A08B1">
          <w:rPr>
            <w:rFonts w:ascii="Arial" w:eastAsia="Times New Roman" w:hAnsi="Arial" w:cs="Arial"/>
            <w:color w:val="000000"/>
            <w:sz w:val="24"/>
            <w:szCs w:val="24"/>
          </w:rPr>
          <w:t>nes</w:t>
        </w:r>
      </w:ins>
      <w:ins w:id="28" w:author="." w:date="2025-05-29T10:57:00Z">
        <w:r w:rsidR="00F61B9B">
          <w:rPr>
            <w:rFonts w:ascii="Arial" w:eastAsia="Times New Roman" w:hAnsi="Arial" w:cs="Arial"/>
            <w:color w:val="000000"/>
            <w:sz w:val="24"/>
            <w:szCs w:val="24"/>
          </w:rPr>
          <w:t>se você não colocou nenhuma observação)</w:t>
        </w:r>
      </w:ins>
      <w:ins w:id="29" w:author="Eder da Silva Ramos" w:date="2025-06-02T16:27:00Z">
        <w:r w:rsidR="001D0359">
          <w:rPr>
            <w:rFonts w:ascii="Arial" w:eastAsia="Times New Roman" w:hAnsi="Arial" w:cs="Arial"/>
            <w:color w:val="000000"/>
            <w:sz w:val="24"/>
            <w:szCs w:val="24"/>
          </w:rPr>
          <w:t xml:space="preserve"> Figura 07 pag. 50</w:t>
        </w:r>
      </w:ins>
    </w:p>
    <w:p w14:paraId="06B93507" w14:textId="0C8E01C8" w:rsidR="00576CAA" w:rsidRPr="006C4EF1" w:rsidRDefault="00576CAA" w:rsidP="0077551A">
      <w:pPr>
        <w:pStyle w:val="PargrafodaLista"/>
        <w:numPr>
          <w:ilvl w:val="0"/>
          <w:numId w:val="18"/>
        </w:numPr>
        <w:adjustRightInd w:val="0"/>
        <w:spacing w:line="360" w:lineRule="auto"/>
        <w:jc w:val="both"/>
        <w:rPr>
          <w:rFonts w:ascii="Arial" w:eastAsia="Times New Roman" w:hAnsi="Arial" w:cs="Arial"/>
          <w:bCs/>
          <w:color w:val="000000"/>
          <w:sz w:val="24"/>
          <w:szCs w:val="24"/>
        </w:rPr>
      </w:pPr>
      <w:bookmarkStart w:id="30" w:name="_Toc198650708"/>
      <w:bookmarkStart w:id="31" w:name="_Toc198728636"/>
      <w:bookmarkStart w:id="32" w:name="_Toc199169603"/>
      <w:r w:rsidRPr="006C4EF1">
        <w:rPr>
          <w:rFonts w:ascii="Arial" w:eastAsia="Times New Roman" w:hAnsi="Arial" w:cs="Arial"/>
          <w:bCs/>
          <w:color w:val="000000"/>
          <w:sz w:val="24"/>
          <w:szCs w:val="24"/>
        </w:rPr>
        <w:t>Analisar o papel do pátio de madeira na mitigação dos impactos dos extrativos, identificando práticas operacionais para controle da dosagem diária.</w:t>
      </w:r>
      <w:bookmarkEnd w:id="30"/>
      <w:bookmarkEnd w:id="31"/>
      <w:r w:rsidR="002E5356">
        <w:rPr>
          <w:rFonts w:ascii="Arial" w:eastAsia="Times New Roman" w:hAnsi="Arial" w:cs="Arial"/>
          <w:bCs/>
          <w:color w:val="000000"/>
          <w:sz w:val="24"/>
          <w:szCs w:val="24"/>
        </w:rPr>
        <w:t xml:space="preserve"> </w:t>
      </w:r>
      <w:bookmarkEnd w:id="32"/>
    </w:p>
    <w:p w14:paraId="0A3408BD" w14:textId="00815DC4" w:rsidR="00576CAA" w:rsidRPr="006C4EF1" w:rsidRDefault="00576CAA" w:rsidP="0077551A">
      <w:pPr>
        <w:pStyle w:val="PargrafodaLista"/>
        <w:numPr>
          <w:ilvl w:val="0"/>
          <w:numId w:val="18"/>
        </w:numPr>
        <w:adjustRightInd w:val="0"/>
        <w:spacing w:line="360" w:lineRule="auto"/>
        <w:jc w:val="both"/>
        <w:rPr>
          <w:rFonts w:ascii="Arial" w:eastAsia="Times New Roman" w:hAnsi="Arial" w:cs="Arial"/>
          <w:bCs/>
          <w:color w:val="000000"/>
          <w:sz w:val="24"/>
          <w:szCs w:val="24"/>
        </w:rPr>
      </w:pPr>
      <w:bookmarkStart w:id="33" w:name="_Toc198650709"/>
      <w:bookmarkStart w:id="34" w:name="_Toc198728637"/>
      <w:bookmarkStart w:id="35" w:name="_Toc199169604"/>
      <w:r w:rsidRPr="006C4EF1">
        <w:rPr>
          <w:rFonts w:ascii="Arial" w:eastAsia="Times New Roman" w:hAnsi="Arial" w:cs="Arial"/>
          <w:bCs/>
          <w:color w:val="000000"/>
          <w:sz w:val="24"/>
          <w:szCs w:val="24"/>
        </w:rPr>
        <w:t xml:space="preserve">Propor estratégias de gestão da matéria-prima no pátio que permitam um </w:t>
      </w:r>
      <w:r w:rsidR="00E64D86" w:rsidRPr="006C4EF1">
        <w:rPr>
          <w:rFonts w:ascii="Arial" w:eastAsia="Times New Roman" w:hAnsi="Arial" w:cs="Arial"/>
          <w:bCs/>
          <w:color w:val="000000"/>
          <w:sz w:val="24"/>
          <w:szCs w:val="24"/>
        </w:rPr>
        <w:t>mix</w:t>
      </w:r>
      <w:r w:rsidRPr="006C4EF1">
        <w:rPr>
          <w:rFonts w:ascii="Arial" w:eastAsia="Times New Roman" w:hAnsi="Arial" w:cs="Arial"/>
          <w:bCs/>
          <w:color w:val="000000"/>
          <w:sz w:val="24"/>
          <w:szCs w:val="24"/>
        </w:rPr>
        <w:t xml:space="preserve"> adequado da madeira para minimizar oscilações no processo produtivo.</w:t>
      </w:r>
      <w:bookmarkEnd w:id="33"/>
      <w:bookmarkEnd w:id="34"/>
      <w:r w:rsidR="002E5356" w:rsidRPr="002E5356">
        <w:rPr>
          <w:rFonts w:ascii="Arial" w:eastAsia="Times New Roman" w:hAnsi="Arial" w:cs="Arial"/>
          <w:color w:val="000000"/>
          <w:sz w:val="24"/>
          <w:szCs w:val="24"/>
        </w:rPr>
        <w:t xml:space="preserve"> </w:t>
      </w:r>
      <w:bookmarkEnd w:id="35"/>
    </w:p>
    <w:p w14:paraId="0940012C" w14:textId="1A75AD71" w:rsidR="00576CAA" w:rsidRPr="006C4EF1" w:rsidRDefault="00576CAA" w:rsidP="0077551A">
      <w:pPr>
        <w:pStyle w:val="PargrafodaLista"/>
        <w:numPr>
          <w:ilvl w:val="0"/>
          <w:numId w:val="18"/>
        </w:numPr>
        <w:adjustRightInd w:val="0"/>
        <w:spacing w:line="360" w:lineRule="auto"/>
        <w:jc w:val="both"/>
        <w:rPr>
          <w:rFonts w:ascii="Arial" w:eastAsia="Times New Roman" w:hAnsi="Arial" w:cs="Arial"/>
          <w:bCs/>
          <w:color w:val="000000"/>
          <w:sz w:val="24"/>
          <w:szCs w:val="24"/>
        </w:rPr>
      </w:pPr>
      <w:bookmarkStart w:id="36" w:name="_Toc198650710"/>
      <w:bookmarkStart w:id="37" w:name="_Toc198728638"/>
      <w:bookmarkStart w:id="38" w:name="_Toc199169605"/>
      <w:r w:rsidRPr="006C4EF1">
        <w:rPr>
          <w:rFonts w:ascii="Arial" w:eastAsia="Times New Roman" w:hAnsi="Arial" w:cs="Arial"/>
          <w:bCs/>
          <w:color w:val="000000"/>
          <w:sz w:val="24"/>
          <w:szCs w:val="24"/>
        </w:rPr>
        <w:t>Fornecer subsídios para a tomada de decisão sobre a expansão da base florestal, considerando a viabilidade operacional das regiões estudadas e a capacidade do pátio de madeira em amortizar os efeitos dos extrativos.</w:t>
      </w:r>
      <w:bookmarkEnd w:id="36"/>
      <w:bookmarkEnd w:id="37"/>
      <w:r w:rsidR="002E5356">
        <w:rPr>
          <w:rFonts w:ascii="Arial" w:eastAsia="Times New Roman" w:hAnsi="Arial" w:cs="Arial"/>
          <w:bCs/>
          <w:color w:val="000000"/>
          <w:sz w:val="24"/>
          <w:szCs w:val="24"/>
        </w:rPr>
        <w:t xml:space="preserve"> </w:t>
      </w:r>
      <w:bookmarkEnd w:id="38"/>
    </w:p>
    <w:p w14:paraId="7779A589" w14:textId="77777777" w:rsidR="001A49B7" w:rsidRDefault="001A49B7" w:rsidP="00FE571C">
      <w:pPr>
        <w:adjustRightInd w:val="0"/>
        <w:spacing w:line="360" w:lineRule="auto"/>
        <w:ind w:firstLine="360"/>
        <w:jc w:val="both"/>
        <w:outlineLvl w:val="0"/>
        <w:rPr>
          <w:rFonts w:ascii="Arial" w:eastAsia="Times New Roman" w:hAnsi="Arial" w:cs="Arial"/>
          <w:bCs/>
          <w:color w:val="000000"/>
          <w:sz w:val="24"/>
          <w:szCs w:val="24"/>
        </w:rPr>
      </w:pPr>
    </w:p>
    <w:p w14:paraId="10D06D96" w14:textId="77777777" w:rsidR="00E02988" w:rsidRDefault="00E02988" w:rsidP="00FE571C">
      <w:pPr>
        <w:adjustRightInd w:val="0"/>
        <w:spacing w:line="360" w:lineRule="auto"/>
        <w:ind w:firstLine="360"/>
        <w:jc w:val="both"/>
        <w:outlineLvl w:val="0"/>
        <w:rPr>
          <w:rFonts w:ascii="Arial" w:eastAsia="Times New Roman" w:hAnsi="Arial" w:cs="Arial"/>
          <w:bCs/>
          <w:color w:val="000000"/>
          <w:sz w:val="24"/>
          <w:szCs w:val="24"/>
        </w:rPr>
      </w:pPr>
    </w:p>
    <w:p w14:paraId="2708CDDD" w14:textId="77777777" w:rsidR="00E02988" w:rsidRDefault="00E02988" w:rsidP="00FE571C">
      <w:pPr>
        <w:adjustRightInd w:val="0"/>
        <w:spacing w:line="360" w:lineRule="auto"/>
        <w:ind w:firstLine="360"/>
        <w:jc w:val="both"/>
        <w:outlineLvl w:val="0"/>
        <w:rPr>
          <w:rFonts w:ascii="Arial" w:eastAsia="Times New Roman" w:hAnsi="Arial" w:cs="Arial"/>
          <w:bCs/>
          <w:color w:val="000000"/>
          <w:sz w:val="24"/>
          <w:szCs w:val="24"/>
        </w:rPr>
      </w:pPr>
    </w:p>
    <w:p w14:paraId="17CE5DDF" w14:textId="557ECFCA" w:rsidR="00EA3475" w:rsidRDefault="00EA3475">
      <w:pPr>
        <w:rPr>
          <w:rFonts w:ascii="Arial" w:eastAsia="Times New Roman" w:hAnsi="Arial" w:cs="Arial"/>
          <w:bCs/>
          <w:color w:val="000000"/>
          <w:sz w:val="24"/>
          <w:szCs w:val="24"/>
        </w:rPr>
      </w:pPr>
      <w:r>
        <w:rPr>
          <w:rFonts w:ascii="Arial" w:eastAsia="Times New Roman" w:hAnsi="Arial" w:cs="Arial"/>
          <w:bCs/>
          <w:color w:val="000000"/>
          <w:sz w:val="24"/>
          <w:szCs w:val="24"/>
        </w:rPr>
        <w:br w:type="page"/>
      </w:r>
    </w:p>
    <w:p w14:paraId="62F3EB88" w14:textId="7F712636" w:rsidR="001A49B7" w:rsidRPr="00FE571C" w:rsidRDefault="001A49B7" w:rsidP="00FE571C">
      <w:pPr>
        <w:pStyle w:val="PargrafodaLista"/>
        <w:numPr>
          <w:ilvl w:val="0"/>
          <w:numId w:val="1"/>
        </w:numPr>
        <w:adjustRightInd w:val="0"/>
        <w:spacing w:line="360" w:lineRule="auto"/>
        <w:jc w:val="both"/>
        <w:outlineLvl w:val="0"/>
        <w:rPr>
          <w:rFonts w:ascii="Arial" w:eastAsia="Times New Roman" w:hAnsi="Arial" w:cs="Arial"/>
          <w:b/>
          <w:color w:val="000000"/>
          <w:sz w:val="24"/>
          <w:szCs w:val="24"/>
        </w:rPr>
      </w:pPr>
      <w:bookmarkStart w:id="39" w:name="_Toc199861644"/>
      <w:r w:rsidRPr="00FE571C">
        <w:rPr>
          <w:rFonts w:ascii="Arial" w:eastAsia="Times New Roman" w:hAnsi="Arial" w:cs="Arial"/>
          <w:b/>
          <w:color w:val="000000"/>
          <w:sz w:val="24"/>
          <w:szCs w:val="24"/>
        </w:rPr>
        <w:lastRenderedPageBreak/>
        <w:t>Revisão Bibliográfica</w:t>
      </w:r>
      <w:bookmarkEnd w:id="39"/>
    </w:p>
    <w:p w14:paraId="429FB119"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0359ED1E" w14:textId="03C781F8" w:rsidR="00560E91" w:rsidRPr="00FE571C" w:rsidRDefault="00560E91" w:rsidP="00FE571C">
      <w:pPr>
        <w:pStyle w:val="PargrafodaLista"/>
        <w:adjustRightInd w:val="0"/>
        <w:spacing w:line="360" w:lineRule="auto"/>
        <w:jc w:val="both"/>
        <w:outlineLvl w:val="1"/>
        <w:rPr>
          <w:rFonts w:ascii="Arial" w:eastAsia="Times New Roman" w:hAnsi="Arial" w:cs="Arial"/>
          <w:b/>
          <w:color w:val="000000"/>
          <w:sz w:val="24"/>
          <w:szCs w:val="24"/>
        </w:rPr>
      </w:pPr>
      <w:bookmarkStart w:id="40" w:name="_Toc199861645"/>
      <w:r w:rsidRPr="00FE571C">
        <w:rPr>
          <w:rFonts w:ascii="Arial" w:eastAsia="Times New Roman" w:hAnsi="Arial" w:cs="Arial"/>
          <w:b/>
          <w:color w:val="000000"/>
          <w:sz w:val="24"/>
          <w:szCs w:val="24"/>
        </w:rPr>
        <w:t>3.1. Composição Química da Madeira e Influência dos Extrativos</w:t>
      </w:r>
      <w:bookmarkEnd w:id="40"/>
    </w:p>
    <w:p w14:paraId="2BEA53FE"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57A504AC"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A madeira é composta por três principais polímeros estruturais: celulose, hemiceluloses e lignina. Além desses, há uma fração de substâncias não estruturais conhecidas como extrativos, que podem representar até 10% da massa da madeira. Estes compostos são metabólitos secundários, cuja composição varia amplamente entre espécies e condições ambientais (FENGEL &amp; WEGENER, 1984).</w:t>
      </w:r>
    </w:p>
    <w:p w14:paraId="70B12CAC"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580BBBCB" w14:textId="6799824B" w:rsidR="00560E91" w:rsidRPr="00FE571C" w:rsidRDefault="00560E91" w:rsidP="00FE571C">
      <w:pPr>
        <w:pStyle w:val="PargrafodaLista"/>
        <w:adjustRightInd w:val="0"/>
        <w:spacing w:line="360" w:lineRule="auto"/>
        <w:jc w:val="both"/>
        <w:outlineLvl w:val="1"/>
        <w:rPr>
          <w:rFonts w:ascii="Arial" w:eastAsia="Times New Roman" w:hAnsi="Arial" w:cs="Arial"/>
          <w:b/>
          <w:color w:val="000000"/>
          <w:sz w:val="24"/>
          <w:szCs w:val="24"/>
        </w:rPr>
      </w:pPr>
      <w:bookmarkStart w:id="41" w:name="_Toc199861646"/>
      <w:r w:rsidRPr="00FE571C">
        <w:rPr>
          <w:rFonts w:ascii="Arial" w:eastAsia="Times New Roman" w:hAnsi="Arial" w:cs="Arial"/>
          <w:b/>
          <w:color w:val="000000"/>
          <w:sz w:val="24"/>
          <w:szCs w:val="24"/>
        </w:rPr>
        <w:t>3.2. Estrutura Molecular e Classificação dos Extrativos</w:t>
      </w:r>
      <w:bookmarkEnd w:id="41"/>
    </w:p>
    <w:p w14:paraId="55303795"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35D12AFE"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Os extrativos podem ser classificados de acordo com sua polaridade e solubilidade:</w:t>
      </w:r>
    </w:p>
    <w:p w14:paraId="346B2046"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Extrativos lipofílicos (apolares):</w:t>
      </w:r>
    </w:p>
    <w:p w14:paraId="0CC1FAA5" w14:textId="77777777" w:rsidR="00560E91" w:rsidRPr="00FE571C" w:rsidRDefault="00560E91" w:rsidP="00855D6A">
      <w:pPr>
        <w:pStyle w:val="PargrafodaLista"/>
        <w:numPr>
          <w:ilvl w:val="0"/>
          <w:numId w:val="8"/>
        </w:num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Ácidos graxos: Compostos carboxílicos que interagem com surfactantes no processo kraft, aumentando o consumo de reagentes químicos.</w:t>
      </w:r>
    </w:p>
    <w:p w14:paraId="08B93DEC" w14:textId="77777777" w:rsidR="00560E91" w:rsidRPr="00FE571C" w:rsidRDefault="00560E91" w:rsidP="00855D6A">
      <w:pPr>
        <w:pStyle w:val="PargrafodaLista"/>
        <w:numPr>
          <w:ilvl w:val="0"/>
          <w:numId w:val="8"/>
        </w:num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Resinas e terpenos: Promovem a formação de depósitos pegajosos ("pitch"), obstruindo peneiras e evaporadores.</w:t>
      </w:r>
    </w:p>
    <w:p w14:paraId="45894021" w14:textId="77777777" w:rsidR="00560E91" w:rsidRPr="00FE571C" w:rsidRDefault="00560E91" w:rsidP="00855D6A">
      <w:pPr>
        <w:pStyle w:val="PargrafodaLista"/>
        <w:numPr>
          <w:ilvl w:val="0"/>
          <w:numId w:val="8"/>
        </w:num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Ésteres de esteroides: Podem impactar a reatividade dos branqueadores, reduzindo a eficiência do processo.</w:t>
      </w:r>
    </w:p>
    <w:p w14:paraId="3D6E1113"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Extrativos hidrofílicos (polares):</w:t>
      </w:r>
    </w:p>
    <w:p w14:paraId="4291CCA3" w14:textId="77777777" w:rsidR="00560E91" w:rsidRPr="00FE571C" w:rsidRDefault="00560E91" w:rsidP="00855D6A">
      <w:pPr>
        <w:pStyle w:val="PargrafodaLista"/>
        <w:numPr>
          <w:ilvl w:val="0"/>
          <w:numId w:val="9"/>
        </w:num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Taninos e flavonoides: Compostos fenólicos que reagem com produtos alcalinos no cozimento, dificultando a remoção de lignina (SJÖSTRÖM, 1993).</w:t>
      </w:r>
    </w:p>
    <w:p w14:paraId="6E644EAC" w14:textId="77777777" w:rsidR="00560E91" w:rsidRDefault="00560E91" w:rsidP="00855D6A">
      <w:pPr>
        <w:pStyle w:val="PargrafodaLista"/>
        <w:numPr>
          <w:ilvl w:val="0"/>
          <w:numId w:val="9"/>
        </w:num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Carboidratos solúveis: Contribuem para a formação de espuma e podem interferir na colagem da polpa celulósica.</w:t>
      </w:r>
    </w:p>
    <w:p w14:paraId="192B04F0" w14:textId="77777777" w:rsidR="00E02988" w:rsidRPr="00FE571C" w:rsidRDefault="00E02988" w:rsidP="00E02988">
      <w:pPr>
        <w:pStyle w:val="PargrafodaLista"/>
        <w:adjustRightInd w:val="0"/>
        <w:spacing w:line="360" w:lineRule="auto"/>
        <w:jc w:val="both"/>
        <w:rPr>
          <w:rFonts w:ascii="Arial" w:eastAsia="Times New Roman" w:hAnsi="Arial" w:cs="Arial"/>
          <w:color w:val="000000"/>
          <w:sz w:val="24"/>
          <w:szCs w:val="24"/>
        </w:rPr>
      </w:pPr>
    </w:p>
    <w:p w14:paraId="2269269C" w14:textId="77777777" w:rsidR="00623D62" w:rsidRPr="00FE571C" w:rsidRDefault="00623D62" w:rsidP="00FE571C">
      <w:pPr>
        <w:adjustRightInd w:val="0"/>
        <w:spacing w:line="360" w:lineRule="auto"/>
        <w:jc w:val="both"/>
        <w:rPr>
          <w:rFonts w:ascii="Arial" w:eastAsia="Times New Roman" w:hAnsi="Arial" w:cs="Arial"/>
          <w:color w:val="000000"/>
          <w:sz w:val="24"/>
          <w:szCs w:val="24"/>
        </w:rPr>
      </w:pPr>
    </w:p>
    <w:p w14:paraId="36FAE3B9" w14:textId="7F1AFA9D" w:rsidR="00560E91" w:rsidRPr="00FE571C" w:rsidRDefault="00560E91" w:rsidP="00FE571C">
      <w:pPr>
        <w:pStyle w:val="PargrafodaLista"/>
        <w:adjustRightInd w:val="0"/>
        <w:spacing w:line="360" w:lineRule="auto"/>
        <w:jc w:val="both"/>
        <w:outlineLvl w:val="1"/>
        <w:rPr>
          <w:rFonts w:ascii="Arial" w:eastAsia="Times New Roman" w:hAnsi="Arial" w:cs="Arial"/>
          <w:b/>
          <w:color w:val="000000"/>
          <w:sz w:val="24"/>
          <w:szCs w:val="24"/>
        </w:rPr>
      </w:pPr>
      <w:bookmarkStart w:id="42" w:name="_Toc199861647"/>
      <w:r w:rsidRPr="00FE571C">
        <w:rPr>
          <w:rFonts w:ascii="Arial" w:eastAsia="Times New Roman" w:hAnsi="Arial" w:cs="Arial"/>
          <w:b/>
          <w:color w:val="000000"/>
          <w:sz w:val="24"/>
          <w:szCs w:val="24"/>
        </w:rPr>
        <w:lastRenderedPageBreak/>
        <w:t>3.3. Métodos de Quantificação e Caracterização</w:t>
      </w:r>
      <w:bookmarkEnd w:id="42"/>
    </w:p>
    <w:p w14:paraId="51FEFAC3"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3DE6DA6A"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A caracterização química dos extrativos é essencial para prever seu impacto na indústria de celulose. Os métodos laboratoriais mais utilizados incluem:</w:t>
      </w:r>
    </w:p>
    <w:p w14:paraId="5C55EA99"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Cromatografia gasosa (GC-FID e GC-MS): Identificação e quantificação de extrativos lipofílicos.</w:t>
      </w:r>
    </w:p>
    <w:p w14:paraId="6715E478"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Cromatografia líquida de alta eficiência (HPLC): Determinação de compostos fenólicos e flavonoides.</w:t>
      </w:r>
    </w:p>
    <w:p w14:paraId="4DEAB738"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 Espectroscopia no infravermelho (FTIR e NIR): Análise da estrutura química dos extrativos na matriz </w:t>
      </w:r>
      <w:proofErr w:type="spellStart"/>
      <w:r w:rsidRPr="00FE571C">
        <w:rPr>
          <w:rFonts w:ascii="Arial" w:eastAsia="Times New Roman" w:hAnsi="Arial" w:cs="Arial"/>
          <w:color w:val="000000"/>
          <w:sz w:val="24"/>
          <w:szCs w:val="24"/>
        </w:rPr>
        <w:t>lignocelulósica</w:t>
      </w:r>
      <w:proofErr w:type="spellEnd"/>
      <w:r w:rsidRPr="00FE571C">
        <w:rPr>
          <w:rFonts w:ascii="Arial" w:eastAsia="Times New Roman" w:hAnsi="Arial" w:cs="Arial"/>
          <w:color w:val="000000"/>
          <w:sz w:val="24"/>
          <w:szCs w:val="24"/>
        </w:rPr>
        <w:t>.</w:t>
      </w:r>
    </w:p>
    <w:p w14:paraId="4083C133"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1997A3E9" w14:textId="25EEDE44" w:rsidR="00560E91" w:rsidRPr="00FE571C" w:rsidRDefault="00560E91" w:rsidP="00FE571C">
      <w:pPr>
        <w:pStyle w:val="PargrafodaLista"/>
        <w:adjustRightInd w:val="0"/>
        <w:spacing w:line="360" w:lineRule="auto"/>
        <w:jc w:val="both"/>
        <w:outlineLvl w:val="1"/>
        <w:rPr>
          <w:rFonts w:ascii="Arial" w:eastAsia="Times New Roman" w:hAnsi="Arial" w:cs="Arial"/>
          <w:b/>
          <w:color w:val="000000"/>
          <w:sz w:val="24"/>
          <w:szCs w:val="24"/>
        </w:rPr>
      </w:pPr>
      <w:bookmarkStart w:id="43" w:name="_Toc199861648"/>
      <w:r w:rsidRPr="00FE571C">
        <w:rPr>
          <w:rFonts w:ascii="Arial" w:eastAsia="Times New Roman" w:hAnsi="Arial" w:cs="Arial"/>
          <w:b/>
          <w:color w:val="000000"/>
          <w:sz w:val="24"/>
          <w:szCs w:val="24"/>
        </w:rPr>
        <w:t>3.4. Variação Regional e Genética dos Extrativos</w:t>
      </w:r>
      <w:bookmarkEnd w:id="43"/>
    </w:p>
    <w:p w14:paraId="6977E813"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380F1737"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A composição dos extrativos varia conforme fatores ambientais, genéticos e silviculturais (PAULA &amp; ALMEIDA, 2017):</w:t>
      </w:r>
    </w:p>
    <w:p w14:paraId="35FA6B8D"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Influência climática: Regiões mais secas tendem a produzir madeiras com maiores teores de extrativos, uma adaptação da planta para retenção de água e defesa contra pragas.</w:t>
      </w:r>
    </w:p>
    <w:p w14:paraId="62FCE081"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Genética e clonagem: Diferentes clones de Eucalyptus apresentam variações significativas na produção de resinas e fenóis, afetando a qualidade da madeira.</w:t>
      </w:r>
    </w:p>
    <w:p w14:paraId="1A3D9E5D"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48F12608" w14:textId="276FC3CA" w:rsidR="00560E91" w:rsidRPr="00FE571C" w:rsidRDefault="00560E91" w:rsidP="00FE571C">
      <w:pPr>
        <w:pStyle w:val="PargrafodaLista"/>
        <w:adjustRightInd w:val="0"/>
        <w:spacing w:line="360" w:lineRule="auto"/>
        <w:jc w:val="both"/>
        <w:outlineLvl w:val="1"/>
        <w:rPr>
          <w:rFonts w:ascii="Arial" w:eastAsia="Times New Roman" w:hAnsi="Arial" w:cs="Arial"/>
          <w:b/>
          <w:color w:val="000000"/>
          <w:sz w:val="24"/>
          <w:szCs w:val="24"/>
        </w:rPr>
      </w:pPr>
      <w:bookmarkStart w:id="44" w:name="_Toc199861649"/>
      <w:r w:rsidRPr="00FE571C">
        <w:rPr>
          <w:rFonts w:ascii="Arial" w:eastAsia="Times New Roman" w:hAnsi="Arial" w:cs="Arial"/>
          <w:b/>
          <w:color w:val="000000"/>
          <w:sz w:val="24"/>
          <w:szCs w:val="24"/>
        </w:rPr>
        <w:t>3.5. Impacto dos Extrativos no Processo Industrial</w:t>
      </w:r>
      <w:bookmarkEnd w:id="44"/>
    </w:p>
    <w:p w14:paraId="664CEF59"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30871F7F"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Os extrativos afetam a produção de celulose de diversas maneiras, desde a eficiência do cozimento até a estabilidade do branqueamento e a qualidade final da polpa.</w:t>
      </w:r>
    </w:p>
    <w:p w14:paraId="4AD00FC5" w14:textId="77777777" w:rsidR="00587142" w:rsidRPr="00FE571C" w:rsidRDefault="00587142" w:rsidP="00FE571C">
      <w:pPr>
        <w:adjustRightInd w:val="0"/>
        <w:spacing w:line="360" w:lineRule="auto"/>
        <w:ind w:firstLine="708"/>
        <w:jc w:val="both"/>
        <w:rPr>
          <w:rFonts w:ascii="Arial" w:eastAsia="Times New Roman" w:hAnsi="Arial" w:cs="Arial"/>
          <w:color w:val="000000"/>
          <w:sz w:val="24"/>
          <w:szCs w:val="24"/>
        </w:rPr>
      </w:pPr>
    </w:p>
    <w:p w14:paraId="2AF9E118" w14:textId="7632A21A" w:rsidR="00560E91" w:rsidRPr="00FE571C" w:rsidRDefault="00560E91" w:rsidP="00FE571C">
      <w:pPr>
        <w:pStyle w:val="PargrafodaLista"/>
        <w:adjustRightInd w:val="0"/>
        <w:spacing w:line="360" w:lineRule="auto"/>
        <w:ind w:left="708"/>
        <w:jc w:val="both"/>
        <w:outlineLvl w:val="2"/>
        <w:rPr>
          <w:rFonts w:ascii="Arial" w:eastAsia="Times New Roman" w:hAnsi="Arial" w:cs="Arial"/>
          <w:b/>
          <w:color w:val="000000"/>
          <w:sz w:val="24"/>
          <w:szCs w:val="24"/>
        </w:rPr>
      </w:pPr>
      <w:bookmarkStart w:id="45" w:name="_Toc199861650"/>
      <w:r w:rsidRPr="00FE571C">
        <w:rPr>
          <w:rFonts w:ascii="Arial" w:eastAsia="Times New Roman" w:hAnsi="Arial" w:cs="Arial"/>
          <w:b/>
          <w:color w:val="000000"/>
          <w:sz w:val="24"/>
          <w:szCs w:val="24"/>
        </w:rPr>
        <w:lastRenderedPageBreak/>
        <w:t>3.5.1. Problemas Operacionais Causados pelos Extrativos</w:t>
      </w:r>
      <w:bookmarkEnd w:id="45"/>
    </w:p>
    <w:p w14:paraId="4F3D181B" w14:textId="77777777" w:rsidR="00623D62" w:rsidRPr="00FE571C" w:rsidRDefault="00623D62" w:rsidP="00FE571C">
      <w:pPr>
        <w:pStyle w:val="PargrafodaLista"/>
        <w:adjustRightInd w:val="0"/>
        <w:spacing w:line="360" w:lineRule="auto"/>
        <w:jc w:val="both"/>
        <w:rPr>
          <w:rFonts w:ascii="Arial" w:eastAsia="Times New Roman" w:hAnsi="Arial" w:cs="Arial"/>
          <w:b/>
          <w:color w:val="000000"/>
          <w:sz w:val="24"/>
          <w:szCs w:val="24"/>
        </w:rPr>
      </w:pPr>
    </w:p>
    <w:p w14:paraId="75D29B19"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Deposição de </w:t>
      </w:r>
      <w:r w:rsidRPr="006C4EF1">
        <w:rPr>
          <w:rFonts w:ascii="Arial" w:eastAsia="Times New Roman" w:hAnsi="Arial" w:cs="Arial"/>
          <w:i/>
          <w:iCs/>
          <w:color w:val="000000"/>
          <w:sz w:val="24"/>
          <w:szCs w:val="24"/>
        </w:rPr>
        <w:t>pitch</w:t>
      </w:r>
      <w:r w:rsidRPr="00FE571C">
        <w:rPr>
          <w:rFonts w:ascii="Arial" w:eastAsia="Times New Roman" w:hAnsi="Arial" w:cs="Arial"/>
          <w:color w:val="000000"/>
          <w:sz w:val="24"/>
          <w:szCs w:val="24"/>
        </w:rPr>
        <w:t>: A precipitação de ácidos graxos e resinas pode causar obstruções em peneiras e evaporadores, reduzindo a eficiência operacional (GIERLINGER et al., 2010).</w:t>
      </w:r>
    </w:p>
    <w:p w14:paraId="2B94FF60"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Aumento no consumo de químicos: A presença de extrativos pode exigir ajustes na dosagem de reagentes alcalinos no cozimento.</w:t>
      </w:r>
    </w:p>
    <w:p w14:paraId="0E15D1EE"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Redução na branqueabilidade da polpa: Compostos fenólicos podem dificultar a remoção da lignina, aumentando o consumo de dióxido de cloro (</w:t>
      </w:r>
      <w:proofErr w:type="spellStart"/>
      <w:r w:rsidRPr="00FE571C">
        <w:rPr>
          <w:rFonts w:ascii="Arial" w:eastAsia="Times New Roman" w:hAnsi="Arial" w:cs="Arial"/>
          <w:color w:val="000000"/>
          <w:sz w:val="24"/>
          <w:szCs w:val="24"/>
        </w:rPr>
        <w:t>ClO</w:t>
      </w:r>
      <w:proofErr w:type="spellEnd"/>
      <w:r w:rsidRPr="00FE571C">
        <w:rPr>
          <w:rFonts w:ascii="Cambria Math" w:eastAsia="Times New Roman" w:hAnsi="Cambria Math" w:cs="Cambria Math"/>
          <w:color w:val="000000"/>
          <w:sz w:val="24"/>
          <w:szCs w:val="24"/>
        </w:rPr>
        <w:t>₂</w:t>
      </w:r>
      <w:r w:rsidRPr="00FE571C">
        <w:rPr>
          <w:rFonts w:ascii="Arial" w:eastAsia="Times New Roman" w:hAnsi="Arial" w:cs="Arial"/>
          <w:color w:val="000000"/>
          <w:sz w:val="24"/>
          <w:szCs w:val="24"/>
        </w:rPr>
        <w:t>) e peróxido de hidrogênio (H</w:t>
      </w:r>
      <w:r w:rsidRPr="00FE571C">
        <w:rPr>
          <w:rFonts w:ascii="Cambria Math" w:eastAsia="Times New Roman" w:hAnsi="Cambria Math" w:cs="Cambria Math"/>
          <w:color w:val="000000"/>
          <w:sz w:val="24"/>
          <w:szCs w:val="24"/>
        </w:rPr>
        <w:t>₂</w:t>
      </w:r>
      <w:r w:rsidRPr="00FE571C">
        <w:rPr>
          <w:rFonts w:ascii="Arial" w:eastAsia="Times New Roman" w:hAnsi="Arial" w:cs="Arial"/>
          <w:color w:val="000000"/>
          <w:sz w:val="24"/>
          <w:szCs w:val="24"/>
        </w:rPr>
        <w:t>O</w:t>
      </w:r>
      <w:r w:rsidRPr="00FE571C">
        <w:rPr>
          <w:rFonts w:ascii="Cambria Math" w:eastAsia="Times New Roman" w:hAnsi="Cambria Math" w:cs="Cambria Math"/>
          <w:color w:val="000000"/>
          <w:sz w:val="24"/>
          <w:szCs w:val="24"/>
        </w:rPr>
        <w:t>₂</w:t>
      </w:r>
      <w:r w:rsidRPr="00FE571C">
        <w:rPr>
          <w:rFonts w:ascii="Arial" w:eastAsia="Times New Roman" w:hAnsi="Arial" w:cs="Arial"/>
          <w:color w:val="000000"/>
          <w:sz w:val="24"/>
          <w:szCs w:val="24"/>
        </w:rPr>
        <w:t>).</w:t>
      </w:r>
    </w:p>
    <w:p w14:paraId="762358F2"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451832AD" w14:textId="15D1AA69" w:rsidR="00560E91" w:rsidRPr="00FE571C" w:rsidRDefault="00560E91" w:rsidP="00FE571C">
      <w:pPr>
        <w:pStyle w:val="PargrafodaLista"/>
        <w:adjustRightInd w:val="0"/>
        <w:spacing w:line="360" w:lineRule="auto"/>
        <w:jc w:val="both"/>
        <w:outlineLvl w:val="2"/>
        <w:rPr>
          <w:rFonts w:ascii="Arial" w:eastAsia="Times New Roman" w:hAnsi="Arial" w:cs="Arial"/>
          <w:b/>
          <w:color w:val="000000"/>
          <w:sz w:val="24"/>
          <w:szCs w:val="24"/>
        </w:rPr>
      </w:pPr>
      <w:bookmarkStart w:id="46" w:name="_Toc199861651"/>
      <w:r w:rsidRPr="00FE571C">
        <w:rPr>
          <w:rFonts w:ascii="Arial" w:eastAsia="Times New Roman" w:hAnsi="Arial" w:cs="Arial"/>
          <w:b/>
          <w:color w:val="000000"/>
          <w:sz w:val="24"/>
          <w:szCs w:val="24"/>
        </w:rPr>
        <w:t>3.5.2. Impacto na Qualidade da Celulose</w:t>
      </w:r>
      <w:bookmarkEnd w:id="46"/>
    </w:p>
    <w:p w14:paraId="4C5CECF1" w14:textId="77777777" w:rsidR="00587142" w:rsidRPr="00FE571C" w:rsidRDefault="00587142" w:rsidP="00FE571C">
      <w:pPr>
        <w:pStyle w:val="PargrafodaLista"/>
        <w:adjustRightInd w:val="0"/>
        <w:spacing w:line="360" w:lineRule="auto"/>
        <w:jc w:val="both"/>
        <w:rPr>
          <w:rFonts w:ascii="Arial" w:eastAsia="Times New Roman" w:hAnsi="Arial" w:cs="Arial"/>
          <w:b/>
          <w:color w:val="000000"/>
          <w:sz w:val="24"/>
          <w:szCs w:val="24"/>
        </w:rPr>
      </w:pPr>
    </w:p>
    <w:p w14:paraId="23FAA814"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Rendimento do processo: Altos teores de extrativos podem reduzir o rendimento da polpação ao dificultar a remoção seletiva da lignina.</w:t>
      </w:r>
    </w:p>
    <w:p w14:paraId="620EC887"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Interferência na colagem: A adsorção de extrativos na celulose pode afetar a formação da folha de papel, prejudicando propriedades mecânicas e óticas.</w:t>
      </w:r>
    </w:p>
    <w:p w14:paraId="6C2FC4E6"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7FA18DEF" w14:textId="10FCCDB8" w:rsidR="00560E91" w:rsidRPr="00FE571C" w:rsidRDefault="00560E91" w:rsidP="00FE571C">
      <w:pPr>
        <w:pStyle w:val="PargrafodaLista"/>
        <w:adjustRightInd w:val="0"/>
        <w:spacing w:line="360" w:lineRule="auto"/>
        <w:ind w:left="0"/>
        <w:jc w:val="both"/>
        <w:outlineLvl w:val="1"/>
        <w:rPr>
          <w:rFonts w:ascii="Arial" w:eastAsia="Times New Roman" w:hAnsi="Arial" w:cs="Arial"/>
          <w:b/>
          <w:color w:val="000000"/>
          <w:sz w:val="24"/>
          <w:szCs w:val="24"/>
        </w:rPr>
      </w:pPr>
      <w:bookmarkStart w:id="47" w:name="_Toc199861652"/>
      <w:r w:rsidRPr="00FE571C">
        <w:rPr>
          <w:rFonts w:ascii="Arial" w:eastAsia="Times New Roman" w:hAnsi="Arial" w:cs="Arial"/>
          <w:b/>
          <w:color w:val="000000"/>
          <w:sz w:val="24"/>
          <w:szCs w:val="24"/>
        </w:rPr>
        <w:t>3.6. Estratégias de Mitigação dos Extrativos na Indústria</w:t>
      </w:r>
      <w:bookmarkEnd w:id="47"/>
    </w:p>
    <w:p w14:paraId="73CEF6B1"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A indústria de celulose adota diversas estratégias para minimizar os impactos dos extrativos, desde a gestão da matéria-prima no pátio até tecnologias avançadas de remoção química e biotecnológica.</w:t>
      </w:r>
    </w:p>
    <w:p w14:paraId="65DAE1A7"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190FBF87" w14:textId="1F49B4C2" w:rsidR="00560E91" w:rsidRPr="00FE571C" w:rsidRDefault="00560E91" w:rsidP="00FE571C">
      <w:pPr>
        <w:pStyle w:val="PargrafodaLista"/>
        <w:adjustRightInd w:val="0"/>
        <w:spacing w:line="360" w:lineRule="auto"/>
        <w:jc w:val="both"/>
        <w:outlineLvl w:val="2"/>
        <w:rPr>
          <w:rFonts w:ascii="Arial" w:eastAsia="Times New Roman" w:hAnsi="Arial" w:cs="Arial"/>
          <w:b/>
          <w:color w:val="000000"/>
          <w:sz w:val="24"/>
          <w:szCs w:val="24"/>
        </w:rPr>
      </w:pPr>
      <w:bookmarkStart w:id="48" w:name="_Toc199861653"/>
      <w:r w:rsidRPr="00FE571C">
        <w:rPr>
          <w:rFonts w:ascii="Arial" w:eastAsia="Times New Roman" w:hAnsi="Arial" w:cs="Arial"/>
          <w:b/>
          <w:color w:val="000000"/>
          <w:sz w:val="24"/>
          <w:szCs w:val="24"/>
        </w:rPr>
        <w:t>3.6.1. Gestão da Madeira no Pátio</w:t>
      </w:r>
      <w:bookmarkEnd w:id="48"/>
    </w:p>
    <w:p w14:paraId="0C335B30"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Uma das estratégias mais eficazes para reduzir o impacto dos extrativos é o controle da alimentação da fábrica por meio de:</w:t>
      </w:r>
    </w:p>
    <w:p w14:paraId="293DFC4F"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Segregação por teor de extrativos: Madeiras com maior carga de extrativos são misturadas com lotes mais neutros para equilibrar a alimentação da fábrica.</w:t>
      </w:r>
    </w:p>
    <w:p w14:paraId="4A051B32"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lastRenderedPageBreak/>
        <w:t>- Rotação de estoques: Evita a concentração de madeira recém-colhida, que possui maiores teores de extrativos.</w:t>
      </w:r>
    </w:p>
    <w:p w14:paraId="40F1255B"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7E32E5E0" w14:textId="152801B8" w:rsidR="00560E91" w:rsidRPr="00FE571C" w:rsidRDefault="00560E91" w:rsidP="00FE571C">
      <w:pPr>
        <w:pStyle w:val="PargrafodaLista"/>
        <w:adjustRightInd w:val="0"/>
        <w:spacing w:line="360" w:lineRule="auto"/>
        <w:jc w:val="both"/>
        <w:outlineLvl w:val="2"/>
        <w:rPr>
          <w:rFonts w:ascii="Arial" w:eastAsia="Times New Roman" w:hAnsi="Arial" w:cs="Arial"/>
          <w:b/>
          <w:color w:val="000000"/>
          <w:sz w:val="24"/>
          <w:szCs w:val="24"/>
        </w:rPr>
      </w:pPr>
      <w:bookmarkStart w:id="49" w:name="_Toc199861654"/>
      <w:r w:rsidRPr="00FE571C">
        <w:rPr>
          <w:rFonts w:ascii="Arial" w:eastAsia="Times New Roman" w:hAnsi="Arial" w:cs="Arial"/>
          <w:b/>
          <w:color w:val="000000"/>
          <w:sz w:val="24"/>
          <w:szCs w:val="24"/>
        </w:rPr>
        <w:t>3.6.2. Remoção Física e Química dos Extrativos</w:t>
      </w:r>
      <w:bookmarkEnd w:id="49"/>
    </w:p>
    <w:p w14:paraId="01A9D012" w14:textId="77777777" w:rsidR="00587142" w:rsidRPr="00FE571C" w:rsidRDefault="00587142" w:rsidP="00FE571C">
      <w:pPr>
        <w:pStyle w:val="PargrafodaLista"/>
        <w:adjustRightInd w:val="0"/>
        <w:spacing w:line="360" w:lineRule="auto"/>
        <w:jc w:val="both"/>
        <w:rPr>
          <w:rFonts w:ascii="Arial" w:eastAsia="Times New Roman" w:hAnsi="Arial" w:cs="Arial"/>
          <w:b/>
          <w:color w:val="000000"/>
          <w:sz w:val="24"/>
          <w:szCs w:val="24"/>
        </w:rPr>
      </w:pPr>
    </w:p>
    <w:p w14:paraId="6A9FE23B" w14:textId="77777777" w:rsidR="00560E91" w:rsidRPr="00FE571C" w:rsidRDefault="00560E91" w:rsidP="00E02988">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Para reduzir a carga de extrativos no processo de polpação, algumas fábricas utilizam:</w:t>
      </w:r>
    </w:p>
    <w:p w14:paraId="12B6EB45"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Pré-lavagem da madeira: Uso de água quente ou solventes leves para remover extrativos antes do cozimento.</w:t>
      </w:r>
    </w:p>
    <w:p w14:paraId="0E6C8259"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Aditivos químicos dispersantes: Substâncias como fosfatos e surfactantes ajudam a reduzir a adesão de extrativos nos equipamentos (PEREIRA &amp; MENDES, 2021).</w:t>
      </w:r>
    </w:p>
    <w:p w14:paraId="73D1405C" w14:textId="77777777" w:rsidR="00623D62" w:rsidRPr="00FE571C" w:rsidRDefault="00623D62" w:rsidP="00FE571C">
      <w:pPr>
        <w:adjustRightInd w:val="0"/>
        <w:spacing w:line="360" w:lineRule="auto"/>
        <w:jc w:val="both"/>
        <w:rPr>
          <w:rFonts w:ascii="Arial" w:eastAsia="Times New Roman" w:hAnsi="Arial" w:cs="Arial"/>
          <w:color w:val="000000"/>
          <w:sz w:val="24"/>
          <w:szCs w:val="24"/>
        </w:rPr>
      </w:pPr>
    </w:p>
    <w:p w14:paraId="3D9EF3D2" w14:textId="506E4E1A" w:rsidR="00560E91" w:rsidRPr="00FE571C" w:rsidRDefault="00560E91" w:rsidP="00FE571C">
      <w:pPr>
        <w:pStyle w:val="PargrafodaLista"/>
        <w:adjustRightInd w:val="0"/>
        <w:spacing w:line="360" w:lineRule="auto"/>
        <w:jc w:val="both"/>
        <w:outlineLvl w:val="2"/>
        <w:rPr>
          <w:rFonts w:ascii="Arial" w:eastAsia="Times New Roman" w:hAnsi="Arial" w:cs="Arial"/>
          <w:b/>
          <w:color w:val="000000"/>
          <w:sz w:val="24"/>
          <w:szCs w:val="24"/>
        </w:rPr>
      </w:pPr>
      <w:bookmarkStart w:id="50" w:name="_Toc199861655"/>
      <w:r w:rsidRPr="00FE571C">
        <w:rPr>
          <w:rFonts w:ascii="Arial" w:eastAsia="Times New Roman" w:hAnsi="Arial" w:cs="Arial"/>
          <w:b/>
          <w:color w:val="000000"/>
          <w:sz w:val="24"/>
          <w:szCs w:val="24"/>
        </w:rPr>
        <w:t>3.6.3. Tecnologias Emergentes para Controle dos Extrativos</w:t>
      </w:r>
      <w:bookmarkEnd w:id="50"/>
    </w:p>
    <w:p w14:paraId="15FC966F"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1623DD52" w14:textId="77777777" w:rsidR="00560E91" w:rsidRPr="00FE571C" w:rsidRDefault="00560E91" w:rsidP="00E02988">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Com o avanço da biotecnologia e da química de processos, novas abordagens vêm sendo estudadas para mitigar os efeitos dos extrativos.</w:t>
      </w:r>
    </w:p>
    <w:p w14:paraId="78EE40B8"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p>
    <w:p w14:paraId="6735B9F1" w14:textId="0324B959" w:rsidR="00560E91" w:rsidRPr="00FE571C" w:rsidRDefault="00560E91" w:rsidP="00FE571C">
      <w:pPr>
        <w:pStyle w:val="PargrafodaLista"/>
        <w:adjustRightInd w:val="0"/>
        <w:spacing w:line="360" w:lineRule="auto"/>
        <w:ind w:left="1416"/>
        <w:jc w:val="both"/>
        <w:outlineLvl w:val="2"/>
        <w:rPr>
          <w:rFonts w:ascii="Arial" w:eastAsia="Times New Roman" w:hAnsi="Arial" w:cs="Arial"/>
          <w:b/>
          <w:color w:val="000000"/>
          <w:sz w:val="24"/>
          <w:szCs w:val="24"/>
        </w:rPr>
      </w:pPr>
      <w:bookmarkStart w:id="51" w:name="_Toc199861656"/>
      <w:r w:rsidRPr="00FE571C">
        <w:rPr>
          <w:rFonts w:ascii="Arial" w:eastAsia="Times New Roman" w:hAnsi="Arial" w:cs="Arial"/>
          <w:b/>
          <w:color w:val="000000"/>
          <w:sz w:val="24"/>
          <w:szCs w:val="24"/>
        </w:rPr>
        <w:t>3.6.3.1. Uso de Enzimas na Degradação de Extrativos</w:t>
      </w:r>
      <w:bookmarkEnd w:id="51"/>
    </w:p>
    <w:p w14:paraId="132B505C"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 Lipases: Degradam ácidos graxos, reduzindo a formação de </w:t>
      </w:r>
      <w:r w:rsidRPr="006C4EF1">
        <w:rPr>
          <w:rFonts w:ascii="Arial" w:eastAsia="Times New Roman" w:hAnsi="Arial" w:cs="Arial"/>
          <w:i/>
          <w:iCs/>
          <w:color w:val="000000"/>
          <w:sz w:val="24"/>
          <w:szCs w:val="24"/>
        </w:rPr>
        <w:t>pitch</w:t>
      </w:r>
      <w:r w:rsidRPr="00FE571C">
        <w:rPr>
          <w:rFonts w:ascii="Arial" w:eastAsia="Times New Roman" w:hAnsi="Arial" w:cs="Arial"/>
          <w:color w:val="000000"/>
          <w:sz w:val="24"/>
          <w:szCs w:val="24"/>
        </w:rPr>
        <w:t>.</w:t>
      </w:r>
    </w:p>
    <w:p w14:paraId="7FB68BEC"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Lacases e peroxidases: Quebram compostos fenólicos, melhorando a eficiência do branqueamento (FREITAS et al., 2023).</w:t>
      </w:r>
    </w:p>
    <w:p w14:paraId="1922C6E9" w14:textId="77777777" w:rsidR="005B058B" w:rsidRPr="00FE571C" w:rsidRDefault="005B058B" w:rsidP="00FE571C">
      <w:pPr>
        <w:adjustRightInd w:val="0"/>
        <w:spacing w:line="360" w:lineRule="auto"/>
        <w:jc w:val="both"/>
        <w:rPr>
          <w:rFonts w:ascii="Arial" w:eastAsia="Times New Roman" w:hAnsi="Arial" w:cs="Arial"/>
          <w:color w:val="000000"/>
          <w:sz w:val="24"/>
          <w:szCs w:val="24"/>
        </w:rPr>
      </w:pPr>
    </w:p>
    <w:p w14:paraId="66359AF4" w14:textId="733A05AE" w:rsidR="00560E91" w:rsidRPr="00FE571C" w:rsidRDefault="00560E91" w:rsidP="00FE571C">
      <w:pPr>
        <w:pStyle w:val="PargrafodaLista"/>
        <w:adjustRightInd w:val="0"/>
        <w:spacing w:line="360" w:lineRule="auto"/>
        <w:ind w:left="1416"/>
        <w:jc w:val="both"/>
        <w:outlineLvl w:val="2"/>
        <w:rPr>
          <w:rFonts w:ascii="Arial" w:eastAsia="Times New Roman" w:hAnsi="Arial" w:cs="Arial"/>
          <w:b/>
          <w:color w:val="000000"/>
          <w:sz w:val="24"/>
          <w:szCs w:val="24"/>
        </w:rPr>
      </w:pPr>
      <w:bookmarkStart w:id="52" w:name="_Toc199861657"/>
      <w:r w:rsidRPr="00FE571C">
        <w:rPr>
          <w:rFonts w:ascii="Arial" w:eastAsia="Times New Roman" w:hAnsi="Arial" w:cs="Arial"/>
          <w:b/>
          <w:color w:val="000000"/>
          <w:sz w:val="24"/>
          <w:szCs w:val="24"/>
        </w:rPr>
        <w:t>3.6.3.2. Biorremediação com Micro-organismos</w:t>
      </w:r>
      <w:bookmarkEnd w:id="52"/>
    </w:p>
    <w:p w14:paraId="31867954" w14:textId="77777777" w:rsidR="00560E91" w:rsidRPr="00FE571C" w:rsidRDefault="00560E91" w:rsidP="00E02988">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Pesquisas indicam que certos fungos e bactérias podem metabolizar extrativos na madeira antes do processamento:</w:t>
      </w:r>
    </w:p>
    <w:p w14:paraId="0EE95A91"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Fungos do gênero Trametes e Phanerochaete: Degradam compostos fenólicos e taninos.</w:t>
      </w:r>
    </w:p>
    <w:p w14:paraId="2944385B"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lastRenderedPageBreak/>
        <w:t xml:space="preserve">- Bactérias do gênero Pseudomonas e </w:t>
      </w:r>
      <w:proofErr w:type="spellStart"/>
      <w:r w:rsidRPr="00FE571C">
        <w:rPr>
          <w:rFonts w:ascii="Arial" w:eastAsia="Times New Roman" w:hAnsi="Arial" w:cs="Arial"/>
          <w:color w:val="000000"/>
          <w:sz w:val="24"/>
          <w:szCs w:val="24"/>
        </w:rPr>
        <w:t>Bacillus</w:t>
      </w:r>
      <w:proofErr w:type="spellEnd"/>
      <w:r w:rsidRPr="00FE571C">
        <w:rPr>
          <w:rFonts w:ascii="Arial" w:eastAsia="Times New Roman" w:hAnsi="Arial" w:cs="Arial"/>
          <w:color w:val="000000"/>
          <w:sz w:val="24"/>
          <w:szCs w:val="24"/>
        </w:rPr>
        <w:t>: Consomem resinas e ceras, reduzindo a deposição nos equipamentos.</w:t>
      </w:r>
    </w:p>
    <w:p w14:paraId="3932C011" w14:textId="77777777" w:rsidR="00560E91" w:rsidRPr="00FE571C" w:rsidRDefault="00560E91" w:rsidP="00FE571C">
      <w:pPr>
        <w:pStyle w:val="PargrafodaLista"/>
        <w:adjustRightInd w:val="0"/>
        <w:spacing w:line="360" w:lineRule="auto"/>
        <w:jc w:val="both"/>
        <w:rPr>
          <w:rFonts w:ascii="Arial" w:eastAsia="Times New Roman" w:hAnsi="Arial" w:cs="Arial"/>
          <w:b/>
          <w:color w:val="000000"/>
          <w:sz w:val="24"/>
          <w:szCs w:val="24"/>
        </w:rPr>
      </w:pPr>
    </w:p>
    <w:p w14:paraId="6AFF312D" w14:textId="181B9A57" w:rsidR="00560E91" w:rsidRPr="00FE571C" w:rsidRDefault="00560E91" w:rsidP="00FE571C">
      <w:pPr>
        <w:pStyle w:val="PargrafodaLista"/>
        <w:adjustRightInd w:val="0"/>
        <w:spacing w:line="360" w:lineRule="auto"/>
        <w:ind w:left="1416"/>
        <w:jc w:val="both"/>
        <w:outlineLvl w:val="2"/>
        <w:rPr>
          <w:rFonts w:ascii="Arial" w:eastAsia="Times New Roman" w:hAnsi="Arial" w:cs="Arial"/>
          <w:b/>
          <w:color w:val="000000"/>
          <w:sz w:val="24"/>
          <w:szCs w:val="24"/>
        </w:rPr>
      </w:pPr>
      <w:bookmarkStart w:id="53" w:name="_Toc199861658"/>
      <w:r w:rsidRPr="00FE571C">
        <w:rPr>
          <w:rFonts w:ascii="Arial" w:eastAsia="Times New Roman" w:hAnsi="Arial" w:cs="Arial"/>
          <w:b/>
          <w:color w:val="000000"/>
          <w:sz w:val="24"/>
          <w:szCs w:val="24"/>
        </w:rPr>
        <w:t>3.6.3.3. Uso de Solventes Alternativos para Extração de Extrativos</w:t>
      </w:r>
      <w:bookmarkEnd w:id="53"/>
    </w:p>
    <w:p w14:paraId="5B0E85DB" w14:textId="77777777" w:rsidR="00560E91" w:rsidRPr="00FE571C" w:rsidRDefault="00560E91" w:rsidP="00E02988">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A aplicação de solventes como etanol e CO</w:t>
      </w:r>
      <w:r w:rsidRPr="00FE571C">
        <w:rPr>
          <w:rFonts w:ascii="Cambria Math" w:eastAsia="Times New Roman" w:hAnsi="Cambria Math" w:cs="Cambria Math"/>
          <w:color w:val="000000"/>
          <w:sz w:val="24"/>
          <w:szCs w:val="24"/>
        </w:rPr>
        <w:t>₂</w:t>
      </w:r>
      <w:r w:rsidRPr="00FE571C">
        <w:rPr>
          <w:rFonts w:ascii="Arial" w:eastAsia="Times New Roman" w:hAnsi="Arial" w:cs="Arial"/>
          <w:color w:val="000000"/>
          <w:sz w:val="24"/>
          <w:szCs w:val="24"/>
        </w:rPr>
        <w:t xml:space="preserve"> supercrítico tem se mostrado promissora na remoção seletiva de extrativos antes do cozimento, reduzindo a necessidade de ajustes químicos no processo (COSTA et al., 2016).</w:t>
      </w:r>
    </w:p>
    <w:p w14:paraId="5731FBCC" w14:textId="77777777" w:rsidR="00DC5322" w:rsidRPr="00FE571C" w:rsidRDefault="00DC5322" w:rsidP="00FE571C">
      <w:pPr>
        <w:adjustRightInd w:val="0"/>
        <w:spacing w:line="360" w:lineRule="auto"/>
        <w:jc w:val="both"/>
        <w:rPr>
          <w:rFonts w:ascii="Arial" w:eastAsia="Times New Roman" w:hAnsi="Arial" w:cs="Arial"/>
          <w:color w:val="000000"/>
          <w:sz w:val="24"/>
          <w:szCs w:val="24"/>
        </w:rPr>
      </w:pPr>
    </w:p>
    <w:p w14:paraId="3395A7C3" w14:textId="24529370" w:rsidR="00560E91" w:rsidRPr="00FE571C" w:rsidRDefault="00560E91" w:rsidP="00FE571C">
      <w:pPr>
        <w:pStyle w:val="PargrafodaLista"/>
        <w:adjustRightInd w:val="0"/>
        <w:spacing w:line="360" w:lineRule="auto"/>
        <w:ind w:left="1416"/>
        <w:jc w:val="both"/>
        <w:outlineLvl w:val="2"/>
        <w:rPr>
          <w:rFonts w:ascii="Arial" w:eastAsia="Times New Roman" w:hAnsi="Arial" w:cs="Arial"/>
          <w:b/>
          <w:color w:val="000000"/>
          <w:sz w:val="24"/>
          <w:szCs w:val="24"/>
        </w:rPr>
      </w:pPr>
      <w:bookmarkStart w:id="54" w:name="_Toc199861659"/>
      <w:r w:rsidRPr="00FE571C">
        <w:rPr>
          <w:rFonts w:ascii="Arial" w:eastAsia="Times New Roman" w:hAnsi="Arial" w:cs="Arial"/>
          <w:b/>
          <w:color w:val="000000"/>
          <w:sz w:val="24"/>
          <w:szCs w:val="24"/>
        </w:rPr>
        <w:t xml:space="preserve">3.6.3.4. Uso Tradicional do Talco no Controle de </w:t>
      </w:r>
      <w:r w:rsidRPr="006C4EF1">
        <w:rPr>
          <w:rFonts w:ascii="Arial" w:eastAsia="Times New Roman" w:hAnsi="Arial" w:cs="Arial"/>
          <w:b/>
          <w:i/>
          <w:iCs/>
          <w:color w:val="000000"/>
          <w:sz w:val="24"/>
          <w:szCs w:val="24"/>
        </w:rPr>
        <w:t>Pitch</w:t>
      </w:r>
      <w:bookmarkEnd w:id="54"/>
    </w:p>
    <w:p w14:paraId="0F51B7D6" w14:textId="77777777" w:rsidR="00560E91" w:rsidRPr="00FE571C" w:rsidRDefault="00560E91" w:rsidP="00E02988">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O talco tem sido utilizado como adsorvente para controlar depósitos de </w:t>
      </w:r>
      <w:r w:rsidRPr="006C4EF1">
        <w:rPr>
          <w:rFonts w:ascii="Arial" w:eastAsia="Times New Roman" w:hAnsi="Arial" w:cs="Arial"/>
          <w:i/>
          <w:iCs/>
          <w:color w:val="000000"/>
          <w:sz w:val="24"/>
          <w:szCs w:val="24"/>
        </w:rPr>
        <w:t>pitch</w:t>
      </w:r>
      <w:r w:rsidRPr="00FE571C">
        <w:rPr>
          <w:rFonts w:ascii="Arial" w:eastAsia="Times New Roman" w:hAnsi="Arial" w:cs="Arial"/>
          <w:color w:val="000000"/>
          <w:sz w:val="24"/>
          <w:szCs w:val="24"/>
        </w:rPr>
        <w:t>, uma consequência da presença elevada de extrativos na madeira.</w:t>
      </w:r>
    </w:p>
    <w:p w14:paraId="4D0657F8"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Desafios associados ao uso do talco:</w:t>
      </w:r>
    </w:p>
    <w:p w14:paraId="0769AD06"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  - Resíduos no produto final: O talco pode aumentar o teor de cinzas na celulose, afetando propriedades como alvura e pureza.</w:t>
      </w:r>
    </w:p>
    <w:p w14:paraId="7C1F702E"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  - Impactos ambientais e de saúde: Preocupações com a presença de substâncias nocivas, como amianto, motivaram a busca por alternativas mais seguras.</w:t>
      </w:r>
    </w:p>
    <w:p w14:paraId="5D1F8CF8" w14:textId="77777777" w:rsidR="00560E91" w:rsidRPr="00FE571C" w:rsidRDefault="00560E91"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Alternativas ao talco para controle de </w:t>
      </w:r>
      <w:r w:rsidRPr="006C4EF1">
        <w:rPr>
          <w:rFonts w:ascii="Arial" w:eastAsia="Times New Roman" w:hAnsi="Arial" w:cs="Arial"/>
          <w:i/>
          <w:iCs/>
          <w:color w:val="000000"/>
          <w:sz w:val="24"/>
          <w:szCs w:val="24"/>
        </w:rPr>
        <w:t>pitch</w:t>
      </w:r>
      <w:r w:rsidRPr="00FE571C">
        <w:rPr>
          <w:rFonts w:ascii="Arial" w:eastAsia="Times New Roman" w:hAnsi="Arial" w:cs="Arial"/>
          <w:color w:val="000000"/>
          <w:sz w:val="24"/>
          <w:szCs w:val="24"/>
        </w:rPr>
        <w:t>:</w:t>
      </w:r>
    </w:p>
    <w:p w14:paraId="1E6FF477"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  - Dispersantes: A aplicação de dispersantes no circuito de massa marrom pode reduzir o uso de talco e melhorar a qualidade do produto final.</w:t>
      </w:r>
    </w:p>
    <w:p w14:paraId="48024210"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  - Adsorventes de terceira geração: A Contech desenvolveu um mix de adsorventes com argila sintética, que oferece eficiência superior na remoção de contaminantes.</w:t>
      </w:r>
    </w:p>
    <w:p w14:paraId="19AD2892"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  - Carbonato de cálcio precipitado: Conhecido como "</w:t>
      </w:r>
      <w:r w:rsidRPr="006C4EF1">
        <w:rPr>
          <w:rFonts w:ascii="Arial" w:eastAsia="Times New Roman" w:hAnsi="Arial" w:cs="Arial"/>
          <w:i/>
          <w:iCs/>
          <w:color w:val="000000"/>
          <w:sz w:val="24"/>
          <w:szCs w:val="24"/>
        </w:rPr>
        <w:t>lama de cal</w:t>
      </w:r>
      <w:r w:rsidRPr="00FE571C">
        <w:rPr>
          <w:rFonts w:ascii="Arial" w:eastAsia="Times New Roman" w:hAnsi="Arial" w:cs="Arial"/>
          <w:color w:val="000000"/>
          <w:sz w:val="24"/>
          <w:szCs w:val="24"/>
        </w:rPr>
        <w:t>", oferece uma alternativa ao talco com benefícios adicionais.</w:t>
      </w:r>
    </w:p>
    <w:p w14:paraId="22FA2AD4" w14:textId="77777777" w:rsidR="00560E91" w:rsidRPr="00FE571C" w:rsidRDefault="00560E91" w:rsidP="00FE571C">
      <w:pPr>
        <w:adjustRightInd w:val="0"/>
        <w:spacing w:line="360" w:lineRule="auto"/>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  - Aditivos específicos: O Consperce VII tem mostrado eficácia na redução da concentração de </w:t>
      </w:r>
      <w:r w:rsidRPr="006C4EF1">
        <w:rPr>
          <w:rFonts w:ascii="Arial" w:eastAsia="Times New Roman" w:hAnsi="Arial" w:cs="Arial"/>
          <w:i/>
          <w:iCs/>
          <w:color w:val="000000"/>
          <w:sz w:val="24"/>
          <w:szCs w:val="24"/>
        </w:rPr>
        <w:t>pitch</w:t>
      </w:r>
      <w:r w:rsidRPr="00FE571C">
        <w:rPr>
          <w:rFonts w:ascii="Arial" w:eastAsia="Times New Roman" w:hAnsi="Arial" w:cs="Arial"/>
          <w:color w:val="000000"/>
          <w:sz w:val="24"/>
          <w:szCs w:val="24"/>
        </w:rPr>
        <w:t xml:space="preserve"> coloidal, melhorando a alvura da polpa.</w:t>
      </w:r>
    </w:p>
    <w:p w14:paraId="7249CCEC" w14:textId="41A9A71C" w:rsidR="009D11A3" w:rsidRDefault="009D11A3" w:rsidP="00FE571C">
      <w:pPr>
        <w:adjustRightInd w:val="0"/>
        <w:spacing w:line="360" w:lineRule="auto"/>
        <w:jc w:val="both"/>
        <w:rPr>
          <w:rFonts w:ascii="Arial" w:eastAsia="Times New Roman" w:hAnsi="Arial" w:cs="Arial"/>
          <w:color w:val="000000"/>
          <w:sz w:val="24"/>
          <w:szCs w:val="24"/>
        </w:rPr>
      </w:pPr>
    </w:p>
    <w:p w14:paraId="247CB5E4" w14:textId="77777777" w:rsidR="00470350" w:rsidRDefault="00470350" w:rsidP="00FE571C">
      <w:pPr>
        <w:adjustRightInd w:val="0"/>
        <w:spacing w:line="360" w:lineRule="auto"/>
        <w:jc w:val="both"/>
        <w:rPr>
          <w:rFonts w:ascii="Arial" w:eastAsia="Times New Roman" w:hAnsi="Arial" w:cs="Arial"/>
          <w:color w:val="000000"/>
          <w:sz w:val="24"/>
          <w:szCs w:val="24"/>
        </w:rPr>
      </w:pPr>
    </w:p>
    <w:p w14:paraId="1212C0E9" w14:textId="556858A3" w:rsidR="009D11A3" w:rsidRPr="00FE571C" w:rsidRDefault="009D11A3" w:rsidP="00E02988">
      <w:pPr>
        <w:pStyle w:val="Ttulo3"/>
        <w:spacing w:line="360" w:lineRule="auto"/>
        <w:ind w:left="708"/>
        <w:jc w:val="both"/>
        <w:rPr>
          <w:rFonts w:ascii="Arial" w:eastAsia="Times New Roman" w:hAnsi="Arial" w:cs="Arial"/>
          <w:b/>
          <w:bCs/>
          <w:color w:val="000000"/>
        </w:rPr>
      </w:pPr>
      <w:bookmarkStart w:id="55" w:name="_Toc199861660"/>
      <w:r w:rsidRPr="00FE571C">
        <w:rPr>
          <w:rFonts w:ascii="Arial" w:eastAsia="Times New Roman" w:hAnsi="Arial" w:cs="Arial"/>
          <w:b/>
          <w:bCs/>
          <w:color w:val="000000"/>
        </w:rPr>
        <w:lastRenderedPageBreak/>
        <w:t>3.6.4. Ações de Mitigação dos Extrativos no Pátio de Madeira</w:t>
      </w:r>
      <w:bookmarkEnd w:id="55"/>
    </w:p>
    <w:p w14:paraId="747F61F0" w14:textId="77777777" w:rsidR="005B30BA" w:rsidRPr="00FE571C" w:rsidRDefault="005B30BA" w:rsidP="00FE571C">
      <w:pPr>
        <w:spacing w:line="360" w:lineRule="auto"/>
        <w:jc w:val="both"/>
        <w:rPr>
          <w:rFonts w:ascii="Arial" w:hAnsi="Arial" w:cs="Arial"/>
          <w:sz w:val="24"/>
          <w:szCs w:val="24"/>
        </w:rPr>
      </w:pPr>
    </w:p>
    <w:p w14:paraId="2CD49BAE" w14:textId="77777777" w:rsidR="00E27EB4"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Embora grande parte das estratégias de controle dos extrativos esteja concentrada no processo fabril, ações adotadas no pátio de madeira desempenham um papel essencial na redução dos impactos desses compostos sobre a produção de celulose. </w:t>
      </w:r>
    </w:p>
    <w:p w14:paraId="55DD3656" w14:textId="25DD10A7" w:rsidR="009D11A3" w:rsidRPr="00FE571C"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A gestão da matéria-prima desde sua entrada na indústria pode contribuir significativamente para o equilíbrio químico do processo e para a estabilidade operacional.</w:t>
      </w:r>
    </w:p>
    <w:p w14:paraId="227A6EB7" w14:textId="77777777" w:rsidR="009D11A3" w:rsidRPr="00FE571C" w:rsidRDefault="009D11A3" w:rsidP="00FE571C">
      <w:pPr>
        <w:adjustRightInd w:val="0"/>
        <w:spacing w:line="360" w:lineRule="auto"/>
        <w:ind w:firstLine="708"/>
        <w:jc w:val="both"/>
        <w:rPr>
          <w:rFonts w:ascii="Arial" w:eastAsia="Times New Roman" w:hAnsi="Arial" w:cs="Arial"/>
          <w:color w:val="000000"/>
          <w:sz w:val="24"/>
          <w:szCs w:val="24"/>
        </w:rPr>
      </w:pPr>
    </w:p>
    <w:p w14:paraId="4DF6246B" w14:textId="558B6C9B" w:rsidR="009D11A3" w:rsidRPr="00FE571C" w:rsidRDefault="009D11A3" w:rsidP="00E02988">
      <w:pPr>
        <w:pStyle w:val="Ttulo3"/>
        <w:spacing w:line="360" w:lineRule="auto"/>
        <w:ind w:firstLine="708"/>
        <w:jc w:val="both"/>
        <w:rPr>
          <w:rFonts w:ascii="Arial" w:eastAsia="Times New Roman" w:hAnsi="Arial" w:cs="Arial"/>
          <w:b/>
          <w:bCs/>
          <w:color w:val="000000"/>
        </w:rPr>
      </w:pPr>
      <w:bookmarkStart w:id="56" w:name="_Toc199861661"/>
      <w:r w:rsidRPr="00FE571C">
        <w:rPr>
          <w:rFonts w:ascii="Arial" w:eastAsia="Times New Roman" w:hAnsi="Arial" w:cs="Arial"/>
          <w:b/>
          <w:bCs/>
          <w:color w:val="000000"/>
        </w:rPr>
        <w:t>3.6.4.1 Segregação por Teor de Extrativos</w:t>
      </w:r>
      <w:bookmarkEnd w:id="56"/>
    </w:p>
    <w:p w14:paraId="76DFF0B6" w14:textId="77777777" w:rsidR="005B30BA" w:rsidRPr="00FE571C" w:rsidRDefault="005B30BA" w:rsidP="00FE571C">
      <w:pPr>
        <w:spacing w:line="360" w:lineRule="auto"/>
        <w:jc w:val="both"/>
        <w:rPr>
          <w:rFonts w:ascii="Arial" w:hAnsi="Arial" w:cs="Arial"/>
          <w:sz w:val="24"/>
          <w:szCs w:val="24"/>
        </w:rPr>
      </w:pPr>
    </w:p>
    <w:p w14:paraId="0E1C8A6E" w14:textId="77777777" w:rsidR="007A6795"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A composição química da madeira varia de acordo com fatores genéticos, silviculturais e ambientais. </w:t>
      </w:r>
    </w:p>
    <w:p w14:paraId="48F920EB" w14:textId="77777777" w:rsidR="007A6795"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Clones de </w:t>
      </w:r>
      <w:r w:rsidRPr="00FE571C">
        <w:rPr>
          <w:rFonts w:ascii="Arial" w:eastAsia="Times New Roman" w:hAnsi="Arial" w:cs="Arial"/>
          <w:i/>
          <w:iCs/>
          <w:color w:val="000000"/>
          <w:sz w:val="24"/>
          <w:szCs w:val="24"/>
        </w:rPr>
        <w:t>Eucalyptus</w:t>
      </w:r>
      <w:r w:rsidRPr="00FE571C">
        <w:rPr>
          <w:rFonts w:ascii="Arial" w:eastAsia="Times New Roman" w:hAnsi="Arial" w:cs="Arial"/>
          <w:color w:val="000000"/>
          <w:sz w:val="24"/>
          <w:szCs w:val="24"/>
        </w:rPr>
        <w:t xml:space="preserve"> com maior teor de extrativos, especialmente resinas e fenóis, apresentam maior potencial de gerar depósitos indesejáveis durante a produção (ZOBEL &amp; BUIJTENEN, 1989; PEREIRA &amp; MENDES, 2021). </w:t>
      </w:r>
    </w:p>
    <w:p w14:paraId="08228024" w14:textId="3DE65935" w:rsidR="009D11A3" w:rsidRPr="00FE571C"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A segregação da madeira no pátio, com base em sua origem genética e em análises prévias de qualidade, permite o planejamento da alimentação da fábrica com lotes mais homogêneos e menos propensos a causar instabilidades no processo.</w:t>
      </w:r>
    </w:p>
    <w:p w14:paraId="2E9A8885" w14:textId="77777777" w:rsidR="009D11A3" w:rsidRPr="00FE571C" w:rsidRDefault="009D11A3" w:rsidP="00FE571C">
      <w:pPr>
        <w:adjustRightInd w:val="0"/>
        <w:spacing w:line="360" w:lineRule="auto"/>
        <w:ind w:firstLine="708"/>
        <w:jc w:val="both"/>
        <w:rPr>
          <w:rFonts w:ascii="Arial" w:eastAsia="Times New Roman" w:hAnsi="Arial" w:cs="Arial"/>
          <w:color w:val="000000"/>
          <w:sz w:val="24"/>
          <w:szCs w:val="24"/>
        </w:rPr>
      </w:pPr>
    </w:p>
    <w:p w14:paraId="79742CEE" w14:textId="6605AC2D" w:rsidR="009D11A3" w:rsidRPr="00FE571C" w:rsidRDefault="009D11A3" w:rsidP="00032884">
      <w:pPr>
        <w:pStyle w:val="Ttulo3"/>
        <w:spacing w:line="360" w:lineRule="auto"/>
        <w:ind w:firstLine="708"/>
        <w:jc w:val="both"/>
        <w:rPr>
          <w:rFonts w:ascii="Arial" w:eastAsia="Times New Roman" w:hAnsi="Arial" w:cs="Arial"/>
          <w:b/>
          <w:bCs/>
          <w:color w:val="000000"/>
        </w:rPr>
      </w:pPr>
      <w:bookmarkStart w:id="57" w:name="_Toc199861662"/>
      <w:r w:rsidRPr="00FE571C">
        <w:rPr>
          <w:rFonts w:ascii="Arial" w:eastAsia="Times New Roman" w:hAnsi="Arial" w:cs="Arial"/>
          <w:b/>
          <w:bCs/>
          <w:color w:val="000000"/>
        </w:rPr>
        <w:t>3.6.4.2 Rotação e Tempo de Estocagem</w:t>
      </w:r>
      <w:bookmarkEnd w:id="57"/>
    </w:p>
    <w:p w14:paraId="78ECA5C3" w14:textId="77777777" w:rsidR="005B30BA" w:rsidRPr="00FE571C" w:rsidRDefault="005B30BA" w:rsidP="00FE571C">
      <w:pPr>
        <w:spacing w:line="360" w:lineRule="auto"/>
        <w:jc w:val="both"/>
        <w:rPr>
          <w:rFonts w:ascii="Arial" w:hAnsi="Arial" w:cs="Arial"/>
          <w:sz w:val="24"/>
          <w:szCs w:val="24"/>
        </w:rPr>
      </w:pPr>
    </w:p>
    <w:p w14:paraId="02F80674" w14:textId="77777777" w:rsidR="00C241D3"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A estocagem adequada dos lotes no pátio pode reduzir naturalmente certos extrativos voláteis, como terpenos, além de permitir uma leve oxidação de compostos lipofílicos que diminuem seu potencial reativo (HILLIS, 1971; FENGEL &amp; WEGENER, 1984). </w:t>
      </w:r>
    </w:p>
    <w:p w14:paraId="29A01B0F" w14:textId="6CB8A753" w:rsidR="009D11A3" w:rsidRPr="00FE571C"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O uso de madeira muito fresca pode aumentar o teor de ácidos graxos e açúcares solúveis no processo, elevando o consumo de químicos e favorecendo a </w:t>
      </w:r>
      <w:r w:rsidRPr="00FE571C">
        <w:rPr>
          <w:rFonts w:ascii="Arial" w:eastAsia="Times New Roman" w:hAnsi="Arial" w:cs="Arial"/>
          <w:color w:val="000000"/>
          <w:sz w:val="24"/>
          <w:szCs w:val="24"/>
        </w:rPr>
        <w:lastRenderedPageBreak/>
        <w:t xml:space="preserve">formação de </w:t>
      </w:r>
      <w:r w:rsidRPr="006C4EF1">
        <w:rPr>
          <w:rFonts w:ascii="Arial" w:eastAsia="Times New Roman" w:hAnsi="Arial" w:cs="Arial"/>
          <w:i/>
          <w:iCs/>
          <w:color w:val="000000"/>
          <w:sz w:val="24"/>
          <w:szCs w:val="24"/>
        </w:rPr>
        <w:t>pitch</w:t>
      </w:r>
      <w:r w:rsidRPr="00FE571C">
        <w:rPr>
          <w:rFonts w:ascii="Arial" w:eastAsia="Times New Roman" w:hAnsi="Arial" w:cs="Arial"/>
          <w:color w:val="000000"/>
          <w:sz w:val="24"/>
          <w:szCs w:val="24"/>
        </w:rPr>
        <w:t>. A adoção da estratégia FIFO (</w:t>
      </w:r>
      <w:proofErr w:type="spellStart"/>
      <w:r w:rsidRPr="006C4EF1">
        <w:rPr>
          <w:rFonts w:ascii="Arial" w:eastAsia="Times New Roman" w:hAnsi="Arial" w:cs="Arial"/>
          <w:i/>
          <w:iCs/>
          <w:color w:val="000000"/>
          <w:sz w:val="24"/>
          <w:szCs w:val="24"/>
        </w:rPr>
        <w:t>first</w:t>
      </w:r>
      <w:proofErr w:type="spellEnd"/>
      <w:r w:rsidRPr="006C4EF1">
        <w:rPr>
          <w:rFonts w:ascii="Arial" w:eastAsia="Times New Roman" w:hAnsi="Arial" w:cs="Arial"/>
          <w:i/>
          <w:iCs/>
          <w:color w:val="000000"/>
          <w:sz w:val="24"/>
          <w:szCs w:val="24"/>
        </w:rPr>
        <w:t xml:space="preserve"> </w:t>
      </w:r>
      <w:proofErr w:type="gramStart"/>
      <w:r w:rsidRPr="006C4EF1">
        <w:rPr>
          <w:rFonts w:ascii="Arial" w:eastAsia="Times New Roman" w:hAnsi="Arial" w:cs="Arial"/>
          <w:i/>
          <w:iCs/>
          <w:color w:val="000000"/>
          <w:sz w:val="24"/>
          <w:szCs w:val="24"/>
        </w:rPr>
        <w:t xml:space="preserve">in, </w:t>
      </w:r>
      <w:proofErr w:type="spellStart"/>
      <w:r w:rsidRPr="006C4EF1">
        <w:rPr>
          <w:rFonts w:ascii="Arial" w:eastAsia="Times New Roman" w:hAnsi="Arial" w:cs="Arial"/>
          <w:i/>
          <w:iCs/>
          <w:color w:val="000000"/>
          <w:sz w:val="24"/>
          <w:szCs w:val="24"/>
        </w:rPr>
        <w:t>first</w:t>
      </w:r>
      <w:proofErr w:type="spellEnd"/>
      <w:proofErr w:type="gramEnd"/>
      <w:r w:rsidRPr="006C4EF1">
        <w:rPr>
          <w:rFonts w:ascii="Arial" w:eastAsia="Times New Roman" w:hAnsi="Arial" w:cs="Arial"/>
          <w:i/>
          <w:iCs/>
          <w:color w:val="000000"/>
          <w:sz w:val="24"/>
          <w:szCs w:val="24"/>
        </w:rPr>
        <w:t xml:space="preserve"> out</w:t>
      </w:r>
      <w:r w:rsidRPr="00FE571C">
        <w:rPr>
          <w:rFonts w:ascii="Arial" w:eastAsia="Times New Roman" w:hAnsi="Arial" w:cs="Arial"/>
          <w:color w:val="000000"/>
          <w:sz w:val="24"/>
          <w:szCs w:val="24"/>
        </w:rPr>
        <w:t>) assegura um tempo mínimo de estabilização da matéria-prima.</w:t>
      </w:r>
    </w:p>
    <w:p w14:paraId="7E3AD39B" w14:textId="77777777" w:rsidR="009D11A3" w:rsidRPr="00FE571C" w:rsidRDefault="009D11A3" w:rsidP="00FE571C">
      <w:pPr>
        <w:adjustRightInd w:val="0"/>
        <w:spacing w:line="360" w:lineRule="auto"/>
        <w:ind w:firstLine="708"/>
        <w:jc w:val="both"/>
        <w:rPr>
          <w:rFonts w:ascii="Arial" w:eastAsia="Times New Roman" w:hAnsi="Arial" w:cs="Arial"/>
          <w:color w:val="000000"/>
          <w:sz w:val="24"/>
          <w:szCs w:val="24"/>
        </w:rPr>
      </w:pPr>
    </w:p>
    <w:p w14:paraId="31D4D440" w14:textId="5C258D7A" w:rsidR="009D11A3" w:rsidRPr="00FE571C" w:rsidRDefault="009D11A3" w:rsidP="00032884">
      <w:pPr>
        <w:pStyle w:val="Ttulo3"/>
        <w:spacing w:line="360" w:lineRule="auto"/>
        <w:ind w:firstLine="708"/>
        <w:jc w:val="both"/>
        <w:rPr>
          <w:rFonts w:ascii="Arial" w:eastAsia="Times New Roman" w:hAnsi="Arial" w:cs="Arial"/>
          <w:b/>
          <w:bCs/>
          <w:color w:val="000000"/>
        </w:rPr>
      </w:pPr>
      <w:bookmarkStart w:id="58" w:name="_Toc199861663"/>
      <w:r w:rsidRPr="00FE571C">
        <w:rPr>
          <w:rFonts w:ascii="Arial" w:eastAsia="Times New Roman" w:hAnsi="Arial" w:cs="Arial"/>
          <w:b/>
          <w:bCs/>
          <w:color w:val="000000"/>
        </w:rPr>
        <w:t>3.6.4.3 Proteção Contra Intempéries</w:t>
      </w:r>
      <w:bookmarkEnd w:id="58"/>
    </w:p>
    <w:p w14:paraId="4CDF6727" w14:textId="77777777" w:rsidR="005B30BA" w:rsidRPr="00FE571C" w:rsidRDefault="005B30BA" w:rsidP="00FE571C">
      <w:pPr>
        <w:spacing w:line="360" w:lineRule="auto"/>
        <w:jc w:val="both"/>
        <w:rPr>
          <w:rFonts w:ascii="Arial" w:hAnsi="Arial" w:cs="Arial"/>
          <w:sz w:val="24"/>
          <w:szCs w:val="24"/>
        </w:rPr>
      </w:pPr>
    </w:p>
    <w:p w14:paraId="00242DBF" w14:textId="77777777" w:rsidR="00782841"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A exposição direta da madeira à chuva, sol e variações extremas de temperatura pode afetar sua composição química, intensificando a liberação de ácidos orgânicos e compostos fenólicos por fermentação e degradação parcial (WEGENER, 1993). </w:t>
      </w:r>
    </w:p>
    <w:p w14:paraId="31851D15" w14:textId="02B54BA8" w:rsidR="009D11A3" w:rsidRPr="00FE571C"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Assim, estruturas simples de cobertura, como lonas ou abrigos sombreados, especialmente para lotes mais suscetíveis, auxiliam na conservação da madeira e na prevenção de alterações químicas indesejadas.</w:t>
      </w:r>
    </w:p>
    <w:p w14:paraId="5AB98745" w14:textId="77777777" w:rsidR="005B058B" w:rsidRPr="00FE571C" w:rsidRDefault="005B058B" w:rsidP="00FE571C">
      <w:pPr>
        <w:adjustRightInd w:val="0"/>
        <w:spacing w:line="360" w:lineRule="auto"/>
        <w:ind w:firstLine="708"/>
        <w:jc w:val="both"/>
        <w:rPr>
          <w:rFonts w:ascii="Arial" w:eastAsia="Times New Roman" w:hAnsi="Arial" w:cs="Arial"/>
          <w:color w:val="000000"/>
          <w:sz w:val="24"/>
          <w:szCs w:val="24"/>
        </w:rPr>
      </w:pPr>
    </w:p>
    <w:p w14:paraId="1A873756" w14:textId="165F992C" w:rsidR="009D11A3" w:rsidRPr="00FE571C" w:rsidRDefault="009D11A3" w:rsidP="00032884">
      <w:pPr>
        <w:pStyle w:val="Ttulo3"/>
        <w:spacing w:line="360" w:lineRule="auto"/>
        <w:ind w:firstLine="708"/>
        <w:jc w:val="both"/>
        <w:rPr>
          <w:rFonts w:ascii="Arial" w:eastAsia="Times New Roman" w:hAnsi="Arial" w:cs="Arial"/>
          <w:b/>
          <w:bCs/>
          <w:color w:val="000000"/>
        </w:rPr>
      </w:pPr>
      <w:bookmarkStart w:id="59" w:name="_Toc199861664"/>
      <w:r w:rsidRPr="00FE571C">
        <w:rPr>
          <w:rFonts w:ascii="Arial" w:eastAsia="Times New Roman" w:hAnsi="Arial" w:cs="Arial"/>
          <w:b/>
          <w:bCs/>
          <w:color w:val="000000"/>
        </w:rPr>
        <w:t>3.6.4.4 Mistura Dirigida (MIX)</w:t>
      </w:r>
      <w:bookmarkEnd w:id="59"/>
    </w:p>
    <w:p w14:paraId="5062ACD7" w14:textId="77777777" w:rsidR="005B30BA" w:rsidRPr="00FE571C" w:rsidRDefault="005B30BA" w:rsidP="00FE571C">
      <w:pPr>
        <w:spacing w:line="360" w:lineRule="auto"/>
        <w:jc w:val="both"/>
        <w:rPr>
          <w:rFonts w:ascii="Arial" w:hAnsi="Arial" w:cs="Arial"/>
          <w:sz w:val="24"/>
          <w:szCs w:val="24"/>
        </w:rPr>
      </w:pPr>
    </w:p>
    <w:p w14:paraId="6AF6ECC7" w14:textId="77777777" w:rsidR="00782841"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A mistura de diferentes lotes de madeira no pátio, com foco na diluição da carga de extrativos, é uma prática adotada em diversas unidades industriais. </w:t>
      </w:r>
    </w:p>
    <w:p w14:paraId="340F05EB" w14:textId="77777777" w:rsidR="00782841"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Lotes de alto risco químico são combinados com madeira de teores neutros ou mais estáveis, resultando em uma alimentação mais equilibrada para a linha de cozimento (dados técnicos de empresas como Klabin, Suzano e Bracell). </w:t>
      </w:r>
    </w:p>
    <w:p w14:paraId="748DA2B2" w14:textId="05D0BDD3" w:rsidR="009D11A3" w:rsidRPr="00FE571C" w:rsidRDefault="009D11A3" w:rsidP="00FE571C">
      <w:pPr>
        <w:adjustRightInd w:val="0"/>
        <w:spacing w:line="360" w:lineRule="auto"/>
        <w:ind w:firstLine="708"/>
        <w:jc w:val="both"/>
        <w:rPr>
          <w:rFonts w:ascii="Arial" w:eastAsia="Times New Roman" w:hAnsi="Arial" w:cs="Arial"/>
          <w:color w:val="000000"/>
          <w:sz w:val="24"/>
          <w:szCs w:val="24"/>
        </w:rPr>
      </w:pPr>
      <w:r w:rsidRPr="00FE571C">
        <w:rPr>
          <w:rFonts w:ascii="Arial" w:eastAsia="Times New Roman" w:hAnsi="Arial" w:cs="Arial"/>
          <w:color w:val="000000"/>
          <w:sz w:val="24"/>
          <w:szCs w:val="24"/>
        </w:rPr>
        <w:t>Essa estratégia requer planejamento logístico e rastreabilidade dos lotes desde a colheita.</w:t>
      </w:r>
    </w:p>
    <w:p w14:paraId="78A78AC2" w14:textId="77777777" w:rsidR="009D11A3" w:rsidRPr="00FE571C" w:rsidRDefault="009D11A3" w:rsidP="00FE571C">
      <w:pPr>
        <w:adjustRightInd w:val="0"/>
        <w:spacing w:line="360" w:lineRule="auto"/>
        <w:ind w:firstLine="708"/>
        <w:jc w:val="both"/>
        <w:rPr>
          <w:rFonts w:ascii="Arial" w:eastAsia="Times New Roman" w:hAnsi="Arial" w:cs="Arial"/>
          <w:color w:val="000000"/>
          <w:sz w:val="24"/>
          <w:szCs w:val="24"/>
        </w:rPr>
      </w:pPr>
    </w:p>
    <w:p w14:paraId="4E833DAB" w14:textId="4274C07C" w:rsidR="009D11A3" w:rsidRPr="00FE571C" w:rsidRDefault="009D11A3" w:rsidP="00EE51A8">
      <w:pPr>
        <w:pStyle w:val="Ttulo3"/>
        <w:spacing w:line="360" w:lineRule="auto"/>
        <w:ind w:left="360" w:firstLine="360"/>
        <w:jc w:val="both"/>
        <w:rPr>
          <w:rFonts w:ascii="Arial" w:eastAsia="Times New Roman" w:hAnsi="Arial" w:cs="Arial"/>
          <w:b/>
          <w:bCs/>
          <w:color w:val="000000"/>
        </w:rPr>
      </w:pPr>
      <w:bookmarkStart w:id="60" w:name="_Toc199861665"/>
      <w:r w:rsidRPr="00FE571C">
        <w:rPr>
          <w:rFonts w:ascii="Arial" w:eastAsia="Times New Roman" w:hAnsi="Arial" w:cs="Arial"/>
          <w:b/>
          <w:bCs/>
          <w:color w:val="000000"/>
        </w:rPr>
        <w:t>3.6.4.5 Monitoramento da Qualidade na Entrada da Fábrica</w:t>
      </w:r>
      <w:bookmarkEnd w:id="60"/>
    </w:p>
    <w:p w14:paraId="1BE1B971" w14:textId="77777777" w:rsidR="005B30BA" w:rsidRPr="00FE571C" w:rsidRDefault="005B30BA" w:rsidP="00FE571C">
      <w:pPr>
        <w:spacing w:line="360" w:lineRule="auto"/>
        <w:jc w:val="both"/>
        <w:rPr>
          <w:rFonts w:ascii="Arial" w:hAnsi="Arial" w:cs="Arial"/>
          <w:sz w:val="24"/>
          <w:szCs w:val="24"/>
        </w:rPr>
      </w:pPr>
    </w:p>
    <w:p w14:paraId="7DAD7875" w14:textId="77777777" w:rsidR="009E1AB7" w:rsidRDefault="009D11A3" w:rsidP="00FE571C">
      <w:pPr>
        <w:adjustRightInd w:val="0"/>
        <w:spacing w:line="360" w:lineRule="auto"/>
        <w:ind w:firstLine="360"/>
        <w:jc w:val="both"/>
        <w:rPr>
          <w:rFonts w:ascii="Arial" w:eastAsia="Times New Roman" w:hAnsi="Arial" w:cs="Arial"/>
          <w:color w:val="000000"/>
          <w:sz w:val="24"/>
          <w:szCs w:val="24"/>
        </w:rPr>
      </w:pPr>
      <w:r w:rsidRPr="00FE571C">
        <w:rPr>
          <w:rFonts w:ascii="Arial" w:eastAsia="Times New Roman" w:hAnsi="Arial" w:cs="Arial"/>
          <w:color w:val="000000"/>
          <w:sz w:val="24"/>
          <w:szCs w:val="24"/>
        </w:rPr>
        <w:t xml:space="preserve">A adoção de rotinas de amostragem e análise dos cavacos permite a avaliação prévia do teor de extrativos da madeira antes de sua entrada no processo. </w:t>
      </w:r>
    </w:p>
    <w:p w14:paraId="3D93E23E" w14:textId="2393F1BC" w:rsidR="009D11A3" w:rsidRPr="00FE571C" w:rsidRDefault="009D11A3" w:rsidP="00FE571C">
      <w:pPr>
        <w:adjustRightInd w:val="0"/>
        <w:spacing w:line="360" w:lineRule="auto"/>
        <w:ind w:firstLine="360"/>
        <w:jc w:val="both"/>
        <w:rPr>
          <w:rFonts w:ascii="Arial" w:eastAsia="Times New Roman" w:hAnsi="Arial" w:cs="Arial"/>
          <w:color w:val="000000"/>
          <w:sz w:val="24"/>
          <w:szCs w:val="24"/>
        </w:rPr>
      </w:pPr>
      <w:r w:rsidRPr="00FE571C">
        <w:rPr>
          <w:rFonts w:ascii="Arial" w:eastAsia="Times New Roman" w:hAnsi="Arial" w:cs="Arial"/>
          <w:color w:val="000000"/>
          <w:sz w:val="24"/>
          <w:szCs w:val="24"/>
        </w:rPr>
        <w:lastRenderedPageBreak/>
        <w:t>Métodos como espectroscopia no infravermelho próximo (NIR) e cromatografia podem ser utilizados para essa finalidade, viabilizando ajustes operacionais e preventivos de forma antecipada (BACK &amp; ALLEN, 2000).</w:t>
      </w:r>
    </w:p>
    <w:p w14:paraId="6D5B3538" w14:textId="77777777" w:rsidR="005B058B" w:rsidRPr="00FE571C" w:rsidRDefault="005B058B" w:rsidP="00FE571C">
      <w:pPr>
        <w:adjustRightInd w:val="0"/>
        <w:spacing w:line="360" w:lineRule="auto"/>
        <w:ind w:firstLine="360"/>
        <w:jc w:val="both"/>
        <w:rPr>
          <w:rFonts w:ascii="Arial" w:eastAsia="Times New Roman" w:hAnsi="Arial" w:cs="Arial"/>
          <w:color w:val="000000"/>
          <w:sz w:val="24"/>
          <w:szCs w:val="24"/>
        </w:rPr>
      </w:pPr>
    </w:p>
    <w:p w14:paraId="2763009C" w14:textId="53917FB1" w:rsidR="001A49B7" w:rsidRPr="00FE571C" w:rsidRDefault="001A49B7" w:rsidP="00855D6A">
      <w:pPr>
        <w:pStyle w:val="NormalWeb"/>
        <w:numPr>
          <w:ilvl w:val="1"/>
          <w:numId w:val="16"/>
        </w:numPr>
        <w:spacing w:line="360" w:lineRule="auto"/>
        <w:jc w:val="both"/>
        <w:outlineLvl w:val="1"/>
        <w:rPr>
          <w:rFonts w:ascii="Arial" w:hAnsi="Arial" w:cs="Arial"/>
          <w:b/>
        </w:rPr>
      </w:pPr>
      <w:bookmarkStart w:id="61" w:name="_Toc199861666"/>
      <w:r w:rsidRPr="00FE571C">
        <w:rPr>
          <w:rFonts w:ascii="Arial" w:hAnsi="Arial" w:cs="Arial"/>
          <w:b/>
        </w:rPr>
        <w:t>Estimativa de custos dos principais aditivos por tonelada de celulose</w:t>
      </w:r>
      <w:bookmarkEnd w:id="61"/>
      <w:r w:rsidR="00661C6D">
        <w:rPr>
          <w:rFonts w:ascii="Arial" w:hAnsi="Arial" w:cs="Arial"/>
          <w:b/>
        </w:rPr>
        <w:t xml:space="preserve"> </w:t>
      </w:r>
    </w:p>
    <w:p w14:paraId="314ED4FA" w14:textId="77777777" w:rsidR="00B30C84" w:rsidRDefault="001A49B7" w:rsidP="00FE571C">
      <w:pPr>
        <w:pStyle w:val="NormalWeb"/>
        <w:spacing w:line="360" w:lineRule="auto"/>
        <w:ind w:firstLine="708"/>
        <w:jc w:val="both"/>
        <w:rPr>
          <w:rFonts w:ascii="Arial" w:hAnsi="Arial" w:cs="Arial"/>
        </w:rPr>
      </w:pPr>
      <w:r w:rsidRPr="00FE571C">
        <w:rPr>
          <w:rFonts w:ascii="Arial" w:hAnsi="Arial" w:cs="Arial"/>
        </w:rPr>
        <w:t xml:space="preserve">A presença elevada de extrativos na madeira pode levar à formação de </w:t>
      </w:r>
      <w:r w:rsidRPr="006C4EF1">
        <w:rPr>
          <w:rStyle w:val="Forte"/>
          <w:rFonts w:ascii="Arial" w:hAnsi="Arial" w:cs="Arial"/>
          <w:b w:val="0"/>
          <w:i/>
          <w:iCs/>
        </w:rPr>
        <w:t>pitch</w:t>
      </w:r>
      <w:r w:rsidRPr="00FE571C">
        <w:rPr>
          <w:rFonts w:ascii="Arial" w:hAnsi="Arial" w:cs="Arial"/>
          <w:b/>
        </w:rPr>
        <w:t>,</w:t>
      </w:r>
      <w:r w:rsidRPr="00FE571C">
        <w:rPr>
          <w:rFonts w:ascii="Arial" w:hAnsi="Arial" w:cs="Arial"/>
        </w:rPr>
        <w:t xml:space="preserve"> afetando a qualidade e eficiência na produção de celulose. </w:t>
      </w:r>
    </w:p>
    <w:p w14:paraId="5AE1DA63" w14:textId="77777777" w:rsidR="00B30C84" w:rsidRDefault="001A49B7" w:rsidP="00FE571C">
      <w:pPr>
        <w:pStyle w:val="NormalWeb"/>
        <w:spacing w:line="360" w:lineRule="auto"/>
        <w:ind w:firstLine="708"/>
        <w:jc w:val="both"/>
        <w:rPr>
          <w:rFonts w:ascii="Arial" w:hAnsi="Arial" w:cs="Arial"/>
        </w:rPr>
      </w:pPr>
      <w:r w:rsidRPr="00FE571C">
        <w:rPr>
          <w:rFonts w:ascii="Arial" w:hAnsi="Arial" w:cs="Arial"/>
        </w:rPr>
        <w:t xml:space="preserve">Para mitigar esse problema, diferentes aditivos são utilizados, cada um com custos e benefícios específicos. </w:t>
      </w:r>
    </w:p>
    <w:p w14:paraId="1C1B1A98" w14:textId="2D3006C1" w:rsidR="001A49B7" w:rsidRDefault="001A49B7" w:rsidP="00FE571C">
      <w:pPr>
        <w:pStyle w:val="NormalWeb"/>
        <w:spacing w:line="360" w:lineRule="auto"/>
        <w:ind w:firstLine="708"/>
        <w:jc w:val="both"/>
        <w:rPr>
          <w:rStyle w:val="Forte"/>
          <w:rFonts w:ascii="Arial" w:hAnsi="Arial" w:cs="Arial"/>
          <w:b w:val="0"/>
        </w:rPr>
      </w:pPr>
      <w:r w:rsidRPr="006C4EF1">
        <w:rPr>
          <w:rFonts w:ascii="Arial" w:hAnsi="Arial" w:cs="Arial"/>
        </w:rPr>
        <w:t xml:space="preserve">A seguir, </w:t>
      </w:r>
      <w:r w:rsidR="00B30C84" w:rsidRPr="006C4EF1">
        <w:rPr>
          <w:rFonts w:ascii="Arial" w:hAnsi="Arial" w:cs="Arial"/>
        </w:rPr>
        <w:t xml:space="preserve">é apresentada </w:t>
      </w:r>
      <w:r w:rsidRPr="006C4EF1">
        <w:rPr>
          <w:rFonts w:ascii="Arial" w:hAnsi="Arial" w:cs="Arial"/>
        </w:rPr>
        <w:t>uma estimativa dos custos por tonelada de celulose produzida para os principais aditivos</w:t>
      </w:r>
      <w:r w:rsidR="00475374" w:rsidRPr="006C4EF1">
        <w:rPr>
          <w:rFonts w:ascii="Arial" w:hAnsi="Arial" w:cs="Arial"/>
        </w:rPr>
        <w:t xml:space="preserve">, baseado </w:t>
      </w:r>
      <w:proofErr w:type="gramStart"/>
      <w:r w:rsidR="00475374" w:rsidRPr="006C4EF1">
        <w:rPr>
          <w:rFonts w:ascii="Arial" w:hAnsi="Arial" w:cs="Arial"/>
        </w:rPr>
        <w:t xml:space="preserve">em  </w:t>
      </w:r>
      <w:r w:rsidR="00475374" w:rsidRPr="006C4EF1">
        <w:rPr>
          <w:rStyle w:val="Forte"/>
          <w:rFonts w:ascii="Arial" w:hAnsi="Arial" w:cs="Arial"/>
        </w:rPr>
        <w:t>HOLMBOM</w:t>
      </w:r>
      <w:proofErr w:type="gramEnd"/>
      <w:r w:rsidR="00475374" w:rsidRPr="006C4EF1">
        <w:rPr>
          <w:rStyle w:val="Forte"/>
          <w:rFonts w:ascii="Arial" w:hAnsi="Arial" w:cs="Arial"/>
        </w:rPr>
        <w:t>, B, 1999</w:t>
      </w:r>
      <w:r w:rsidR="006C4EF1" w:rsidRPr="006C4EF1">
        <w:rPr>
          <w:rStyle w:val="Forte"/>
          <w:rFonts w:ascii="Arial" w:hAnsi="Arial" w:cs="Arial"/>
          <w:b w:val="0"/>
        </w:rPr>
        <w:t>.</w:t>
      </w:r>
    </w:p>
    <w:p w14:paraId="267FD4DC" w14:textId="77777777" w:rsidR="002A55A1" w:rsidRPr="006C4EF1" w:rsidRDefault="002A55A1" w:rsidP="00FE571C">
      <w:pPr>
        <w:pStyle w:val="NormalWeb"/>
        <w:spacing w:line="360" w:lineRule="auto"/>
        <w:ind w:firstLine="708"/>
        <w:jc w:val="both"/>
        <w:rPr>
          <w:rFonts w:ascii="Arial" w:hAnsi="Arial" w:cs="Arial"/>
        </w:rPr>
      </w:pPr>
    </w:p>
    <w:p w14:paraId="56D7FC5A" w14:textId="4CD33443" w:rsidR="001A49B7" w:rsidRPr="00FE571C" w:rsidRDefault="005B058B" w:rsidP="00EE51A8">
      <w:pPr>
        <w:pStyle w:val="NormalWeb"/>
        <w:spacing w:line="360" w:lineRule="auto"/>
        <w:ind w:left="708"/>
        <w:jc w:val="both"/>
        <w:outlineLvl w:val="2"/>
        <w:rPr>
          <w:rFonts w:ascii="Arial" w:hAnsi="Arial" w:cs="Arial"/>
          <w:b/>
        </w:rPr>
      </w:pPr>
      <w:bookmarkStart w:id="62" w:name="_Toc199861667"/>
      <w:r w:rsidRPr="00FE571C">
        <w:rPr>
          <w:rFonts w:ascii="Arial" w:hAnsi="Arial" w:cs="Arial"/>
          <w:b/>
        </w:rPr>
        <w:t>3.7.1.</w:t>
      </w:r>
      <w:r w:rsidR="001A49B7" w:rsidRPr="00FE571C">
        <w:rPr>
          <w:rFonts w:ascii="Arial" w:hAnsi="Arial" w:cs="Arial"/>
          <w:b/>
        </w:rPr>
        <w:t xml:space="preserve"> Talco</w:t>
      </w:r>
      <w:bookmarkEnd w:id="62"/>
    </w:p>
    <w:p w14:paraId="455B05C8" w14:textId="77777777" w:rsidR="00AE2B69" w:rsidRDefault="001A49B7" w:rsidP="00855D6A">
      <w:pPr>
        <w:pStyle w:val="NormalWeb"/>
        <w:numPr>
          <w:ilvl w:val="0"/>
          <w:numId w:val="2"/>
        </w:numPr>
        <w:spacing w:line="360" w:lineRule="auto"/>
        <w:jc w:val="both"/>
        <w:rPr>
          <w:rFonts w:ascii="Arial" w:hAnsi="Arial" w:cs="Arial"/>
        </w:rPr>
      </w:pPr>
      <w:r w:rsidRPr="00FE571C">
        <w:rPr>
          <w:rStyle w:val="Forte"/>
          <w:rFonts w:ascii="Arial" w:hAnsi="Arial" w:cs="Arial"/>
        </w:rPr>
        <w:t>Custo</w:t>
      </w:r>
      <w:r w:rsidRPr="00FE571C">
        <w:rPr>
          <w:rFonts w:ascii="Arial" w:hAnsi="Arial" w:cs="Arial"/>
          <w:b/>
        </w:rPr>
        <w:t>:</w:t>
      </w:r>
      <w:r w:rsidRPr="00FE571C">
        <w:rPr>
          <w:rFonts w:ascii="Arial" w:hAnsi="Arial" w:cs="Arial"/>
        </w:rPr>
        <w:t xml:space="preserve"> O talco é tradicionalmente utilizado no controle de </w:t>
      </w:r>
      <w:r w:rsidRPr="006C4EF1">
        <w:rPr>
          <w:rFonts w:ascii="Arial" w:hAnsi="Arial" w:cs="Arial"/>
          <w:i/>
          <w:iCs/>
        </w:rPr>
        <w:t>pitch</w:t>
      </w:r>
      <w:r w:rsidRPr="00FE571C">
        <w:rPr>
          <w:rFonts w:ascii="Arial" w:hAnsi="Arial" w:cs="Arial"/>
        </w:rPr>
        <w:t xml:space="preserve">. </w:t>
      </w:r>
    </w:p>
    <w:p w14:paraId="36F8FF4F" w14:textId="07AAFA8F" w:rsidR="001A49B7" w:rsidRPr="00FE571C" w:rsidRDefault="001A49B7" w:rsidP="00855D6A">
      <w:pPr>
        <w:pStyle w:val="NormalWeb"/>
        <w:numPr>
          <w:ilvl w:val="1"/>
          <w:numId w:val="2"/>
        </w:numPr>
        <w:spacing w:line="360" w:lineRule="auto"/>
        <w:jc w:val="both"/>
        <w:rPr>
          <w:rFonts w:ascii="Arial" w:hAnsi="Arial" w:cs="Arial"/>
        </w:rPr>
      </w:pPr>
      <w:r w:rsidRPr="00FE571C">
        <w:rPr>
          <w:rFonts w:ascii="Arial" w:hAnsi="Arial" w:cs="Arial"/>
        </w:rPr>
        <w:t>Embora os valores possam variar, estima-se que o custo do talco seja relativamente baixo em comparação com outras alternativas.</w:t>
      </w:r>
    </w:p>
    <w:p w14:paraId="096741C9" w14:textId="1115BEFC" w:rsidR="001A49B7" w:rsidRDefault="001A49B7" w:rsidP="00855D6A">
      <w:pPr>
        <w:pStyle w:val="NormalWeb"/>
        <w:numPr>
          <w:ilvl w:val="1"/>
          <w:numId w:val="2"/>
        </w:numPr>
        <w:spacing w:line="360" w:lineRule="auto"/>
        <w:jc w:val="both"/>
        <w:rPr>
          <w:rFonts w:ascii="Arial" w:hAnsi="Arial" w:cs="Arial"/>
        </w:rPr>
      </w:pPr>
      <w:r w:rsidRPr="00FE571C">
        <w:rPr>
          <w:rStyle w:val="Forte"/>
          <w:rFonts w:ascii="Arial" w:hAnsi="Arial" w:cs="Arial"/>
        </w:rPr>
        <w:t>Observação</w:t>
      </w:r>
      <w:r w:rsidRPr="00FE571C">
        <w:rPr>
          <w:rFonts w:ascii="Arial" w:hAnsi="Arial" w:cs="Arial"/>
          <w:b/>
        </w:rPr>
        <w:t>:</w:t>
      </w:r>
      <w:r w:rsidRPr="00FE571C">
        <w:rPr>
          <w:rFonts w:ascii="Arial" w:hAnsi="Arial" w:cs="Arial"/>
        </w:rPr>
        <w:t xml:space="preserve"> O uso de talco pode aumentar o teor de cinzas na celulose, afetando propriedades como alvura e pureza.</w:t>
      </w:r>
    </w:p>
    <w:p w14:paraId="0A4C92D5" w14:textId="77777777" w:rsidR="002A55A1" w:rsidRPr="00FE571C" w:rsidRDefault="002A55A1" w:rsidP="002A55A1">
      <w:pPr>
        <w:pStyle w:val="NormalWeb"/>
        <w:spacing w:line="360" w:lineRule="auto"/>
        <w:ind w:left="1440"/>
        <w:jc w:val="both"/>
        <w:rPr>
          <w:rFonts w:ascii="Arial" w:hAnsi="Arial" w:cs="Arial"/>
        </w:rPr>
      </w:pPr>
    </w:p>
    <w:p w14:paraId="59536574" w14:textId="43DD7DD3" w:rsidR="001A49B7" w:rsidRPr="00FE571C" w:rsidRDefault="00F25684" w:rsidP="00EE51A8">
      <w:pPr>
        <w:pStyle w:val="NormalWeb"/>
        <w:spacing w:line="360" w:lineRule="auto"/>
        <w:ind w:left="708"/>
        <w:jc w:val="both"/>
        <w:outlineLvl w:val="2"/>
        <w:rPr>
          <w:rFonts w:ascii="Arial" w:hAnsi="Arial" w:cs="Arial"/>
          <w:b/>
        </w:rPr>
      </w:pPr>
      <w:bookmarkStart w:id="63" w:name="_Toc199861668"/>
      <w:r w:rsidRPr="00FE571C">
        <w:rPr>
          <w:rFonts w:ascii="Arial" w:hAnsi="Arial" w:cs="Arial"/>
          <w:b/>
        </w:rPr>
        <w:t xml:space="preserve">3.7.2. </w:t>
      </w:r>
      <w:r w:rsidR="001A49B7" w:rsidRPr="00FE571C">
        <w:rPr>
          <w:rFonts w:ascii="Arial" w:hAnsi="Arial" w:cs="Arial"/>
          <w:b/>
        </w:rPr>
        <w:t>Dispersantes</w:t>
      </w:r>
      <w:bookmarkEnd w:id="63"/>
    </w:p>
    <w:p w14:paraId="4650E292" w14:textId="77777777" w:rsidR="00AE2B69" w:rsidRDefault="001A49B7" w:rsidP="00855D6A">
      <w:pPr>
        <w:pStyle w:val="NormalWeb"/>
        <w:numPr>
          <w:ilvl w:val="0"/>
          <w:numId w:val="3"/>
        </w:numPr>
        <w:spacing w:line="360" w:lineRule="auto"/>
        <w:jc w:val="both"/>
        <w:rPr>
          <w:rFonts w:ascii="Arial" w:hAnsi="Arial" w:cs="Arial"/>
        </w:rPr>
      </w:pPr>
      <w:r w:rsidRPr="00FE571C">
        <w:rPr>
          <w:rStyle w:val="Forte"/>
          <w:rFonts w:ascii="Arial" w:hAnsi="Arial" w:cs="Arial"/>
        </w:rPr>
        <w:t>Custo</w:t>
      </w:r>
      <w:r w:rsidRPr="00FE571C">
        <w:rPr>
          <w:rFonts w:ascii="Arial" w:hAnsi="Arial" w:cs="Arial"/>
          <w:b/>
        </w:rPr>
        <w:t>:</w:t>
      </w:r>
      <w:r w:rsidRPr="00FE571C">
        <w:rPr>
          <w:rFonts w:ascii="Arial" w:hAnsi="Arial" w:cs="Arial"/>
        </w:rPr>
        <w:t xml:space="preserve"> Os dispersantes são eficazes na redução do uso de talco. </w:t>
      </w:r>
    </w:p>
    <w:p w14:paraId="6F67FE23" w14:textId="424403C1" w:rsidR="001A49B7" w:rsidRPr="00FE571C" w:rsidRDefault="001A49B7" w:rsidP="00855D6A">
      <w:pPr>
        <w:pStyle w:val="NormalWeb"/>
        <w:numPr>
          <w:ilvl w:val="1"/>
          <w:numId w:val="3"/>
        </w:numPr>
        <w:spacing w:line="360" w:lineRule="auto"/>
        <w:jc w:val="both"/>
        <w:rPr>
          <w:rFonts w:ascii="Arial" w:hAnsi="Arial" w:cs="Arial"/>
        </w:rPr>
      </w:pPr>
      <w:r w:rsidRPr="00FE571C">
        <w:rPr>
          <w:rFonts w:ascii="Arial" w:hAnsi="Arial" w:cs="Arial"/>
        </w:rPr>
        <w:t>Estudos indicam que a aplicação de dispersantes pode diminuir em até 66% a necessidade de talco, resultando em economia significativa.</w:t>
      </w:r>
    </w:p>
    <w:p w14:paraId="5B38F770" w14:textId="6BC5DBDC" w:rsidR="00433ADC" w:rsidRPr="00FE571C" w:rsidRDefault="001A49B7" w:rsidP="00855D6A">
      <w:pPr>
        <w:pStyle w:val="NormalWeb"/>
        <w:numPr>
          <w:ilvl w:val="1"/>
          <w:numId w:val="3"/>
        </w:numPr>
        <w:spacing w:line="360" w:lineRule="auto"/>
        <w:jc w:val="both"/>
        <w:rPr>
          <w:rFonts w:ascii="Arial" w:hAnsi="Arial" w:cs="Arial"/>
        </w:rPr>
      </w:pPr>
      <w:r w:rsidRPr="00FE571C">
        <w:rPr>
          <w:rStyle w:val="Forte"/>
          <w:rFonts w:ascii="Arial" w:hAnsi="Arial" w:cs="Arial"/>
        </w:rPr>
        <w:t>Observação</w:t>
      </w:r>
      <w:r w:rsidRPr="00FE571C">
        <w:rPr>
          <w:rFonts w:ascii="Arial" w:hAnsi="Arial" w:cs="Arial"/>
          <w:b/>
        </w:rPr>
        <w:t>:</w:t>
      </w:r>
      <w:r w:rsidRPr="00FE571C">
        <w:rPr>
          <w:rFonts w:ascii="Arial" w:hAnsi="Arial" w:cs="Arial"/>
        </w:rPr>
        <w:t xml:space="preserve"> A implementação de dispersantes pode requerer ajustes no processo produtivo, mas contribui para a melhoria da qualidade do produto final.</w:t>
      </w:r>
    </w:p>
    <w:p w14:paraId="3E8092CF" w14:textId="2DBFDDA5" w:rsidR="001A49B7" w:rsidRPr="00FE571C" w:rsidRDefault="00F25684" w:rsidP="00EE51A8">
      <w:pPr>
        <w:pStyle w:val="NormalWeb"/>
        <w:spacing w:line="360" w:lineRule="auto"/>
        <w:ind w:left="708"/>
        <w:jc w:val="both"/>
        <w:outlineLvl w:val="2"/>
        <w:rPr>
          <w:rFonts w:ascii="Arial" w:hAnsi="Arial" w:cs="Arial"/>
          <w:b/>
        </w:rPr>
      </w:pPr>
      <w:bookmarkStart w:id="64" w:name="_Toc199861669"/>
      <w:r w:rsidRPr="00FE571C">
        <w:rPr>
          <w:rFonts w:ascii="Arial" w:hAnsi="Arial" w:cs="Arial"/>
          <w:b/>
        </w:rPr>
        <w:lastRenderedPageBreak/>
        <w:t xml:space="preserve">3.7.3. </w:t>
      </w:r>
      <w:r w:rsidR="001A49B7" w:rsidRPr="00FE571C">
        <w:rPr>
          <w:rFonts w:ascii="Arial" w:hAnsi="Arial" w:cs="Arial"/>
          <w:b/>
        </w:rPr>
        <w:t>Adsorventes de Terceira Geração</w:t>
      </w:r>
      <w:bookmarkEnd w:id="64"/>
    </w:p>
    <w:p w14:paraId="658CD601" w14:textId="77777777" w:rsidR="001A49B7" w:rsidRPr="00FE571C" w:rsidRDefault="001A49B7" w:rsidP="00855D6A">
      <w:pPr>
        <w:pStyle w:val="NormalWeb"/>
        <w:numPr>
          <w:ilvl w:val="0"/>
          <w:numId w:val="4"/>
        </w:numPr>
        <w:spacing w:line="360" w:lineRule="auto"/>
        <w:jc w:val="both"/>
        <w:rPr>
          <w:rFonts w:ascii="Arial" w:hAnsi="Arial" w:cs="Arial"/>
        </w:rPr>
      </w:pPr>
      <w:r w:rsidRPr="00FE571C">
        <w:rPr>
          <w:rStyle w:val="Forte"/>
          <w:rFonts w:ascii="Arial" w:hAnsi="Arial" w:cs="Arial"/>
        </w:rPr>
        <w:t>Custo</w:t>
      </w:r>
      <w:r w:rsidRPr="00FE571C">
        <w:rPr>
          <w:rFonts w:ascii="Arial" w:hAnsi="Arial" w:cs="Arial"/>
          <w:b/>
        </w:rPr>
        <w:t>:</w:t>
      </w:r>
      <w:r w:rsidRPr="00FE571C">
        <w:rPr>
          <w:rFonts w:ascii="Arial" w:hAnsi="Arial" w:cs="Arial"/>
        </w:rPr>
        <w:t xml:space="preserve"> A Contech desenvolveu adsorventes de terceira geração que, embora tenham um custo superior ao do talco, oferecem eficiência de remoção de contaminantes 300% a 400% maior.</w:t>
      </w:r>
    </w:p>
    <w:p w14:paraId="66FAD727" w14:textId="5F0987B9" w:rsidR="001A49B7" w:rsidRDefault="001A49B7" w:rsidP="00855D6A">
      <w:pPr>
        <w:pStyle w:val="NormalWeb"/>
        <w:numPr>
          <w:ilvl w:val="1"/>
          <w:numId w:val="4"/>
        </w:numPr>
        <w:spacing w:line="360" w:lineRule="auto"/>
        <w:jc w:val="both"/>
        <w:rPr>
          <w:rFonts w:ascii="Arial" w:hAnsi="Arial" w:cs="Arial"/>
        </w:rPr>
      </w:pPr>
      <w:r w:rsidRPr="00FE571C">
        <w:rPr>
          <w:rStyle w:val="Forte"/>
          <w:rFonts w:ascii="Arial" w:hAnsi="Arial" w:cs="Arial"/>
        </w:rPr>
        <w:t>Observação</w:t>
      </w:r>
      <w:r w:rsidRPr="00FE571C">
        <w:rPr>
          <w:rFonts w:ascii="Arial" w:hAnsi="Arial" w:cs="Arial"/>
        </w:rPr>
        <w:t>: Esses adsorventes não aumentam o teor de cinzas e são considerados alternativas mais seguras e eficazes.</w:t>
      </w:r>
    </w:p>
    <w:p w14:paraId="0BA89AFA" w14:textId="77777777" w:rsidR="002A55A1" w:rsidRPr="00FE571C" w:rsidRDefault="002A55A1" w:rsidP="002A55A1">
      <w:pPr>
        <w:pStyle w:val="NormalWeb"/>
        <w:spacing w:line="360" w:lineRule="auto"/>
        <w:ind w:left="1440"/>
        <w:jc w:val="both"/>
        <w:rPr>
          <w:rFonts w:ascii="Arial" w:hAnsi="Arial" w:cs="Arial"/>
        </w:rPr>
      </w:pPr>
    </w:p>
    <w:p w14:paraId="401CD77F" w14:textId="526468AB" w:rsidR="001A49B7" w:rsidRPr="00FE571C" w:rsidRDefault="00F25684" w:rsidP="00EE51A8">
      <w:pPr>
        <w:pStyle w:val="Ttulo3"/>
        <w:spacing w:line="360" w:lineRule="auto"/>
        <w:ind w:left="708" w:firstLine="360"/>
        <w:jc w:val="both"/>
        <w:rPr>
          <w:rFonts w:ascii="Arial" w:hAnsi="Arial" w:cs="Arial"/>
          <w:color w:val="auto"/>
        </w:rPr>
      </w:pPr>
      <w:bookmarkStart w:id="65" w:name="_Toc199861670"/>
      <w:r w:rsidRPr="00FE571C">
        <w:rPr>
          <w:rStyle w:val="Forte"/>
          <w:rFonts w:ascii="Arial" w:hAnsi="Arial" w:cs="Arial"/>
          <w:bCs w:val="0"/>
          <w:color w:val="auto"/>
        </w:rPr>
        <w:t xml:space="preserve">3.7.3.4. </w:t>
      </w:r>
      <w:r w:rsidR="001A49B7" w:rsidRPr="00FE571C">
        <w:rPr>
          <w:rStyle w:val="Forte"/>
          <w:rFonts w:ascii="Arial" w:hAnsi="Arial" w:cs="Arial"/>
          <w:bCs w:val="0"/>
          <w:color w:val="auto"/>
        </w:rPr>
        <w:t>Carbonato de Cálcio Precipitado (PCC)</w:t>
      </w:r>
      <w:bookmarkEnd w:id="65"/>
    </w:p>
    <w:p w14:paraId="6166C374" w14:textId="77777777" w:rsidR="00BB19D6" w:rsidRDefault="001A49B7" w:rsidP="00855D6A">
      <w:pPr>
        <w:pStyle w:val="NormalWeb"/>
        <w:numPr>
          <w:ilvl w:val="0"/>
          <w:numId w:val="5"/>
        </w:numPr>
        <w:spacing w:line="360" w:lineRule="auto"/>
        <w:jc w:val="both"/>
        <w:rPr>
          <w:rFonts w:ascii="Arial" w:hAnsi="Arial" w:cs="Arial"/>
        </w:rPr>
      </w:pPr>
      <w:r w:rsidRPr="00FE571C">
        <w:rPr>
          <w:rStyle w:val="Forte"/>
          <w:rFonts w:ascii="Arial" w:hAnsi="Arial" w:cs="Arial"/>
        </w:rPr>
        <w:t>Custo</w:t>
      </w:r>
      <w:r w:rsidRPr="00FE571C">
        <w:rPr>
          <w:rFonts w:ascii="Arial" w:hAnsi="Arial" w:cs="Arial"/>
          <w:b/>
        </w:rPr>
        <w:t>:</w:t>
      </w:r>
      <w:r w:rsidRPr="00FE571C">
        <w:rPr>
          <w:rFonts w:ascii="Arial" w:hAnsi="Arial" w:cs="Arial"/>
        </w:rPr>
        <w:t xml:space="preserve"> O PCC é utilizado como alternativa ao talco. </w:t>
      </w:r>
    </w:p>
    <w:p w14:paraId="2D84054B" w14:textId="551D5585" w:rsidR="001A49B7" w:rsidRPr="00FE571C" w:rsidRDefault="001A49B7" w:rsidP="00855D6A">
      <w:pPr>
        <w:pStyle w:val="NormalWeb"/>
        <w:numPr>
          <w:ilvl w:val="1"/>
          <w:numId w:val="5"/>
        </w:numPr>
        <w:spacing w:line="360" w:lineRule="auto"/>
        <w:jc w:val="both"/>
        <w:rPr>
          <w:rFonts w:ascii="Arial" w:hAnsi="Arial" w:cs="Arial"/>
        </w:rPr>
      </w:pPr>
      <w:r w:rsidRPr="00FE571C">
        <w:rPr>
          <w:rFonts w:ascii="Arial" w:hAnsi="Arial" w:cs="Arial"/>
        </w:rPr>
        <w:t xml:space="preserve">Os preços variam conforme a qualidade e fornecedor, com valores entre US$ 90 e US$ 350 por tonelada. </w:t>
      </w:r>
    </w:p>
    <w:p w14:paraId="3CCBE623" w14:textId="475476BF" w:rsidR="001A49B7" w:rsidRDefault="001A49B7" w:rsidP="00855D6A">
      <w:pPr>
        <w:pStyle w:val="NormalWeb"/>
        <w:numPr>
          <w:ilvl w:val="1"/>
          <w:numId w:val="5"/>
        </w:numPr>
        <w:spacing w:line="360" w:lineRule="auto"/>
        <w:jc w:val="both"/>
        <w:rPr>
          <w:rFonts w:ascii="Arial" w:hAnsi="Arial" w:cs="Arial"/>
        </w:rPr>
      </w:pPr>
      <w:r w:rsidRPr="002A55A1">
        <w:rPr>
          <w:rStyle w:val="Forte"/>
          <w:rFonts w:ascii="Arial" w:hAnsi="Arial" w:cs="Arial"/>
          <w:b w:val="0"/>
        </w:rPr>
        <w:t>Observação</w:t>
      </w:r>
      <w:r w:rsidRPr="002A55A1">
        <w:rPr>
          <w:rFonts w:ascii="Arial" w:hAnsi="Arial" w:cs="Arial"/>
        </w:rPr>
        <w:t>:</w:t>
      </w:r>
      <w:r w:rsidRPr="00FE571C">
        <w:rPr>
          <w:rFonts w:ascii="Arial" w:hAnsi="Arial" w:cs="Arial"/>
        </w:rPr>
        <w:t xml:space="preserve"> O PCC pode ser incorporado ao processo sem impactos negativos significativos nas propriedades da celulose.</w:t>
      </w:r>
    </w:p>
    <w:p w14:paraId="0E5C53A2" w14:textId="77777777" w:rsidR="005033E3" w:rsidRPr="00FE571C" w:rsidRDefault="005033E3" w:rsidP="005033E3">
      <w:pPr>
        <w:pStyle w:val="NormalWeb"/>
        <w:spacing w:line="360" w:lineRule="auto"/>
        <w:ind w:left="1440"/>
        <w:jc w:val="both"/>
        <w:rPr>
          <w:rFonts w:ascii="Arial" w:hAnsi="Arial" w:cs="Arial"/>
        </w:rPr>
      </w:pPr>
    </w:p>
    <w:p w14:paraId="7548A906" w14:textId="5A30D06D" w:rsidR="001A49B7" w:rsidRPr="00FE571C" w:rsidRDefault="00F25684" w:rsidP="00EE51A8">
      <w:pPr>
        <w:pStyle w:val="Ttulo3"/>
        <w:spacing w:line="360" w:lineRule="auto"/>
        <w:ind w:left="708" w:firstLine="360"/>
        <w:jc w:val="both"/>
        <w:rPr>
          <w:rFonts w:ascii="Arial" w:hAnsi="Arial" w:cs="Arial"/>
          <w:color w:val="auto"/>
        </w:rPr>
      </w:pPr>
      <w:bookmarkStart w:id="66" w:name="_Toc199861671"/>
      <w:r w:rsidRPr="00FE571C">
        <w:rPr>
          <w:rStyle w:val="Forte"/>
          <w:rFonts w:ascii="Arial" w:hAnsi="Arial" w:cs="Arial"/>
          <w:bCs w:val="0"/>
          <w:color w:val="auto"/>
        </w:rPr>
        <w:t xml:space="preserve">3.7.3.5. </w:t>
      </w:r>
      <w:r w:rsidR="001A49B7" w:rsidRPr="00FE571C">
        <w:rPr>
          <w:rStyle w:val="Forte"/>
          <w:rFonts w:ascii="Arial" w:hAnsi="Arial" w:cs="Arial"/>
          <w:bCs w:val="0"/>
          <w:color w:val="auto"/>
        </w:rPr>
        <w:t>Aditivos Específicos</w:t>
      </w:r>
      <w:bookmarkEnd w:id="66"/>
    </w:p>
    <w:p w14:paraId="71DFE26D" w14:textId="77777777" w:rsidR="00661C6D" w:rsidRDefault="001A49B7" w:rsidP="00855D6A">
      <w:pPr>
        <w:pStyle w:val="NormalWeb"/>
        <w:numPr>
          <w:ilvl w:val="0"/>
          <w:numId w:val="6"/>
        </w:numPr>
        <w:spacing w:line="360" w:lineRule="auto"/>
        <w:jc w:val="both"/>
        <w:rPr>
          <w:rFonts w:ascii="Arial" w:hAnsi="Arial" w:cs="Arial"/>
        </w:rPr>
      </w:pPr>
      <w:r w:rsidRPr="00FE571C">
        <w:rPr>
          <w:rStyle w:val="Forte"/>
          <w:rFonts w:ascii="Arial" w:hAnsi="Arial" w:cs="Arial"/>
        </w:rPr>
        <w:t>Custo</w:t>
      </w:r>
      <w:r w:rsidRPr="00FE571C">
        <w:rPr>
          <w:rFonts w:ascii="Arial" w:hAnsi="Arial" w:cs="Arial"/>
          <w:b/>
        </w:rPr>
        <w:t>:</w:t>
      </w:r>
      <w:r w:rsidRPr="00FE571C">
        <w:rPr>
          <w:rFonts w:ascii="Arial" w:hAnsi="Arial" w:cs="Arial"/>
        </w:rPr>
        <w:t xml:space="preserve"> Aditivos como o Consperce VII demonstraram reduzir significativamente a concentração de </w:t>
      </w:r>
      <w:r w:rsidRPr="006C4EF1">
        <w:rPr>
          <w:rFonts w:ascii="Arial" w:hAnsi="Arial" w:cs="Arial"/>
          <w:i/>
          <w:iCs/>
        </w:rPr>
        <w:t>pitch</w:t>
      </w:r>
      <w:r w:rsidRPr="00FE571C">
        <w:rPr>
          <w:rFonts w:ascii="Arial" w:hAnsi="Arial" w:cs="Arial"/>
        </w:rPr>
        <w:t xml:space="preserve">. </w:t>
      </w:r>
    </w:p>
    <w:p w14:paraId="7F8942FD" w14:textId="27BBFCD9" w:rsidR="001A49B7" w:rsidRPr="00FE571C" w:rsidRDefault="001A49B7" w:rsidP="00855D6A">
      <w:pPr>
        <w:pStyle w:val="NormalWeb"/>
        <w:numPr>
          <w:ilvl w:val="1"/>
          <w:numId w:val="6"/>
        </w:numPr>
        <w:spacing w:line="360" w:lineRule="auto"/>
        <w:jc w:val="both"/>
        <w:rPr>
          <w:rFonts w:ascii="Arial" w:hAnsi="Arial" w:cs="Arial"/>
        </w:rPr>
      </w:pPr>
      <w:r w:rsidRPr="00FE571C">
        <w:rPr>
          <w:rFonts w:ascii="Arial" w:hAnsi="Arial" w:cs="Arial"/>
        </w:rPr>
        <w:t>Embora o custo específico não esteja disponível, a redução de extrativos em até 50% pode justificar o investimento.</w:t>
      </w:r>
    </w:p>
    <w:p w14:paraId="4FDBCED5" w14:textId="77777777" w:rsidR="001A49B7" w:rsidRPr="00FE571C" w:rsidRDefault="001A49B7" w:rsidP="00855D6A">
      <w:pPr>
        <w:pStyle w:val="NormalWeb"/>
        <w:numPr>
          <w:ilvl w:val="1"/>
          <w:numId w:val="6"/>
        </w:numPr>
        <w:spacing w:line="360" w:lineRule="auto"/>
        <w:jc w:val="both"/>
        <w:rPr>
          <w:rFonts w:ascii="Arial" w:hAnsi="Arial" w:cs="Arial"/>
        </w:rPr>
      </w:pPr>
      <w:r w:rsidRPr="005033E3">
        <w:rPr>
          <w:rStyle w:val="Forte"/>
          <w:rFonts w:ascii="Arial" w:hAnsi="Arial" w:cs="Arial"/>
          <w:b w:val="0"/>
        </w:rPr>
        <w:t>Observação</w:t>
      </w:r>
      <w:r w:rsidRPr="005033E3">
        <w:rPr>
          <w:rFonts w:ascii="Arial" w:hAnsi="Arial" w:cs="Arial"/>
          <w:b/>
        </w:rPr>
        <w:t>:</w:t>
      </w:r>
      <w:r w:rsidRPr="00FE571C">
        <w:rPr>
          <w:rFonts w:ascii="Arial" w:hAnsi="Arial" w:cs="Arial"/>
        </w:rPr>
        <w:t xml:space="preserve"> Esses aditivos podem melhorar a alvura da polpa e reduzir a necessidade de outros agentes químicos.</w:t>
      </w:r>
    </w:p>
    <w:p w14:paraId="49BC1E2F" w14:textId="77777777" w:rsidR="004254B5" w:rsidRDefault="001A49B7" w:rsidP="00FE571C">
      <w:pPr>
        <w:pStyle w:val="NormalWeb"/>
        <w:spacing w:line="360" w:lineRule="auto"/>
        <w:ind w:firstLine="360"/>
        <w:jc w:val="both"/>
        <w:rPr>
          <w:rFonts w:ascii="Arial" w:hAnsi="Arial" w:cs="Arial"/>
        </w:rPr>
      </w:pPr>
      <w:r w:rsidRPr="00FE571C">
        <w:rPr>
          <w:rFonts w:ascii="Arial" w:hAnsi="Arial" w:cs="Arial"/>
        </w:rPr>
        <w:t xml:space="preserve">Embora alternativas como adsorventes de terceira geração e aditivos específicos possam ter um custo inicial mais elevado, sua maior eficiência pode resultar em economia a longo prazo e melhoria na qualidade do produto. </w:t>
      </w:r>
    </w:p>
    <w:p w14:paraId="3E9AA303" w14:textId="5B7F9D23" w:rsidR="001A49B7" w:rsidRPr="00FE571C" w:rsidRDefault="001A49B7" w:rsidP="00FE571C">
      <w:pPr>
        <w:pStyle w:val="NormalWeb"/>
        <w:spacing w:line="360" w:lineRule="auto"/>
        <w:ind w:firstLine="360"/>
        <w:jc w:val="both"/>
        <w:rPr>
          <w:rFonts w:ascii="Arial" w:hAnsi="Arial" w:cs="Arial"/>
        </w:rPr>
      </w:pPr>
      <w:r w:rsidRPr="00FE571C">
        <w:rPr>
          <w:rFonts w:ascii="Arial" w:hAnsi="Arial" w:cs="Arial"/>
        </w:rPr>
        <w:t>A</w:t>
      </w:r>
      <w:r w:rsidRPr="00FE571C">
        <w:rPr>
          <w:rFonts w:ascii="Arial" w:hAnsi="Arial" w:cs="Arial"/>
          <w:b/>
          <w:bCs/>
        </w:rPr>
        <w:t xml:space="preserve"> </w:t>
      </w:r>
      <w:r w:rsidRPr="00FE571C">
        <w:rPr>
          <w:rFonts w:ascii="Arial" w:hAnsi="Arial" w:cs="Arial"/>
        </w:rPr>
        <w:t>escolha do aditivo deve considerar não apenas o custo, mas também o impacto nas propriedades da celulose e possíveis ajustes no processo produtivo.</w:t>
      </w:r>
    </w:p>
    <w:p w14:paraId="4D6C7791" w14:textId="77777777" w:rsidR="00BD1E4B" w:rsidRPr="00FE571C" w:rsidRDefault="00BD1E4B" w:rsidP="00FE571C">
      <w:pPr>
        <w:pStyle w:val="NormalWeb"/>
        <w:spacing w:line="360" w:lineRule="auto"/>
        <w:ind w:firstLine="360"/>
        <w:jc w:val="both"/>
        <w:rPr>
          <w:rFonts w:ascii="Arial" w:hAnsi="Arial" w:cs="Arial"/>
        </w:rPr>
      </w:pPr>
    </w:p>
    <w:p w14:paraId="5533C878" w14:textId="6E64EA43" w:rsidR="001A49B7" w:rsidRPr="00032884" w:rsidRDefault="001A49B7" w:rsidP="00855D6A">
      <w:pPr>
        <w:pStyle w:val="Ttulo2"/>
        <w:numPr>
          <w:ilvl w:val="1"/>
          <w:numId w:val="16"/>
        </w:numPr>
        <w:spacing w:line="360" w:lineRule="auto"/>
        <w:jc w:val="both"/>
        <w:rPr>
          <w:rFonts w:ascii="Arial" w:hAnsi="Arial" w:cs="Arial"/>
          <w:color w:val="auto"/>
          <w:sz w:val="24"/>
          <w:szCs w:val="24"/>
        </w:rPr>
      </w:pPr>
      <w:bookmarkStart w:id="67" w:name="_Toc199861672"/>
      <w:r w:rsidRPr="00032884">
        <w:rPr>
          <w:rStyle w:val="Forte"/>
          <w:rFonts w:ascii="Arial" w:hAnsi="Arial" w:cs="Arial"/>
          <w:color w:val="auto"/>
          <w:sz w:val="24"/>
          <w:szCs w:val="24"/>
        </w:rPr>
        <w:lastRenderedPageBreak/>
        <w:t>Análise Econômica das Estratégias de Mitigação dos Extrativos</w:t>
      </w:r>
      <w:bookmarkEnd w:id="67"/>
    </w:p>
    <w:p w14:paraId="3888D9B5" w14:textId="77777777" w:rsidR="008000A0" w:rsidRDefault="001A49B7" w:rsidP="00FE571C">
      <w:pPr>
        <w:pStyle w:val="NormalWeb"/>
        <w:spacing w:line="360" w:lineRule="auto"/>
        <w:ind w:firstLine="708"/>
        <w:jc w:val="both"/>
        <w:rPr>
          <w:rFonts w:ascii="Arial" w:hAnsi="Arial" w:cs="Arial"/>
        </w:rPr>
      </w:pPr>
      <w:r w:rsidRPr="00FE571C">
        <w:rPr>
          <w:rFonts w:ascii="Arial" w:hAnsi="Arial" w:cs="Arial"/>
        </w:rPr>
        <w:t xml:space="preserve">A decisão de implementar estratégias de mitigação dos extrativos deve considerar o custo-benefício de cada método, avaliando não apenas o investimento inicial, mas também os impactos financeiros no longo prazo. </w:t>
      </w:r>
    </w:p>
    <w:p w14:paraId="3E9E98C8" w14:textId="365D68C3" w:rsidR="001A49B7" w:rsidRPr="00FE571C" w:rsidRDefault="001A49B7" w:rsidP="00FE571C">
      <w:pPr>
        <w:pStyle w:val="NormalWeb"/>
        <w:spacing w:line="360" w:lineRule="auto"/>
        <w:ind w:firstLine="708"/>
        <w:jc w:val="both"/>
        <w:rPr>
          <w:rFonts w:ascii="Arial" w:hAnsi="Arial" w:cs="Arial"/>
        </w:rPr>
      </w:pPr>
      <w:r w:rsidRPr="00FE571C">
        <w:rPr>
          <w:rFonts w:ascii="Arial" w:hAnsi="Arial" w:cs="Arial"/>
        </w:rPr>
        <w:t>Algumas medidas demandam alto capital para implantação, mas reduzem gastos operacionais, enquanto outras representam custos adicionais contínuos sem necessidade de grandes investimentos iniciais.</w:t>
      </w:r>
    </w:p>
    <w:p w14:paraId="65580DCA" w14:textId="77777777" w:rsidR="007B49A2" w:rsidRPr="00FE571C" w:rsidRDefault="007B49A2" w:rsidP="00FE571C">
      <w:pPr>
        <w:pStyle w:val="NormalWeb"/>
        <w:spacing w:line="360" w:lineRule="auto"/>
        <w:ind w:firstLine="708"/>
        <w:jc w:val="both"/>
        <w:rPr>
          <w:rFonts w:ascii="Arial" w:hAnsi="Arial" w:cs="Arial"/>
        </w:rPr>
      </w:pPr>
    </w:p>
    <w:p w14:paraId="7E15F61D" w14:textId="6E62ACB8" w:rsidR="001A49B7" w:rsidRPr="00FE571C" w:rsidRDefault="001A49B7" w:rsidP="00855D6A">
      <w:pPr>
        <w:pStyle w:val="Ttulo2"/>
        <w:numPr>
          <w:ilvl w:val="2"/>
          <w:numId w:val="16"/>
        </w:numPr>
        <w:spacing w:line="360" w:lineRule="auto"/>
        <w:jc w:val="both"/>
        <w:rPr>
          <w:rFonts w:ascii="Arial" w:hAnsi="Arial" w:cs="Arial"/>
          <w:color w:val="auto"/>
          <w:sz w:val="24"/>
          <w:szCs w:val="24"/>
        </w:rPr>
      </w:pPr>
      <w:bookmarkStart w:id="68" w:name="_Toc199861673"/>
      <w:r w:rsidRPr="00FE571C">
        <w:rPr>
          <w:rStyle w:val="Forte"/>
          <w:rFonts w:ascii="Arial" w:hAnsi="Arial" w:cs="Arial"/>
          <w:bCs w:val="0"/>
          <w:color w:val="auto"/>
          <w:sz w:val="24"/>
          <w:szCs w:val="24"/>
        </w:rPr>
        <w:t>Custos da Gestão da Madeira no Pátio</w:t>
      </w:r>
      <w:bookmarkEnd w:id="68"/>
    </w:p>
    <w:p w14:paraId="0383EACC" w14:textId="77777777" w:rsidR="00966E27" w:rsidRDefault="001A49B7" w:rsidP="00FE571C">
      <w:pPr>
        <w:pStyle w:val="NormalWeb"/>
        <w:spacing w:line="360" w:lineRule="auto"/>
        <w:ind w:firstLine="708"/>
        <w:jc w:val="both"/>
        <w:rPr>
          <w:rFonts w:ascii="Arial" w:hAnsi="Arial" w:cs="Arial"/>
        </w:rPr>
      </w:pPr>
      <w:r w:rsidRPr="00FE571C">
        <w:rPr>
          <w:rFonts w:ascii="Arial" w:hAnsi="Arial" w:cs="Arial"/>
        </w:rPr>
        <w:t xml:space="preserve">A gestão do pátio de madeira é uma das formas mais acessíveis para controlar os extrativos antes da chegada da matéria-prima à fábrica. </w:t>
      </w:r>
    </w:p>
    <w:p w14:paraId="1598B757" w14:textId="08E7E649" w:rsidR="003B473F" w:rsidRDefault="001A49B7" w:rsidP="003B473F">
      <w:pPr>
        <w:pStyle w:val="NormalWeb"/>
        <w:spacing w:line="360" w:lineRule="auto"/>
        <w:ind w:firstLine="708"/>
        <w:jc w:val="both"/>
        <w:rPr>
          <w:rFonts w:ascii="Arial" w:hAnsi="Arial" w:cs="Arial"/>
        </w:rPr>
      </w:pPr>
      <w:r w:rsidRPr="00FE571C">
        <w:rPr>
          <w:rFonts w:ascii="Arial" w:hAnsi="Arial" w:cs="Arial"/>
        </w:rPr>
        <w:t>No entanto, essa estratégia exige mudanças operacionais que podem gerar custos indiretos, como maior complexidade logística e necessidade de monitoramento contínuo.</w:t>
      </w:r>
    </w:p>
    <w:p w14:paraId="0A4EE18F" w14:textId="5DF1068D" w:rsidR="00E50C8C" w:rsidRPr="00E50C8C" w:rsidRDefault="00E50C8C" w:rsidP="001F67B5">
      <w:pPr>
        <w:pStyle w:val="Legenda"/>
        <w:keepNext/>
        <w:jc w:val="center"/>
        <w:rPr>
          <w:rFonts w:ascii="Arial" w:hAnsi="Arial" w:cs="Arial"/>
          <w:i w:val="0"/>
          <w:color w:val="auto"/>
          <w:sz w:val="20"/>
        </w:rPr>
      </w:pPr>
      <w:r w:rsidRPr="00E50C8C">
        <w:rPr>
          <w:rFonts w:ascii="Arial" w:hAnsi="Arial" w:cs="Arial"/>
          <w:i w:val="0"/>
          <w:color w:val="auto"/>
          <w:sz w:val="20"/>
        </w:rPr>
        <w:t xml:space="preserve">Tabela </w:t>
      </w:r>
      <w:r w:rsidRPr="00E50C8C">
        <w:rPr>
          <w:rFonts w:ascii="Arial" w:hAnsi="Arial" w:cs="Arial"/>
          <w:i w:val="0"/>
          <w:color w:val="auto"/>
          <w:sz w:val="20"/>
        </w:rPr>
        <w:fldChar w:fldCharType="begin"/>
      </w:r>
      <w:r w:rsidRPr="00E50C8C">
        <w:rPr>
          <w:rFonts w:ascii="Arial" w:hAnsi="Arial" w:cs="Arial"/>
          <w:i w:val="0"/>
          <w:color w:val="auto"/>
          <w:sz w:val="20"/>
        </w:rPr>
        <w:instrText xml:space="preserve"> SEQ Tabela \* ARABIC </w:instrText>
      </w:r>
      <w:r w:rsidRPr="00E50C8C">
        <w:rPr>
          <w:rFonts w:ascii="Arial" w:hAnsi="Arial" w:cs="Arial"/>
          <w:i w:val="0"/>
          <w:color w:val="auto"/>
          <w:sz w:val="20"/>
        </w:rPr>
        <w:fldChar w:fldCharType="separate"/>
      </w:r>
      <w:r w:rsidR="001F67B5">
        <w:rPr>
          <w:rFonts w:ascii="Arial" w:hAnsi="Arial" w:cs="Arial"/>
          <w:i w:val="0"/>
          <w:noProof/>
          <w:color w:val="auto"/>
          <w:sz w:val="20"/>
        </w:rPr>
        <w:t>1</w:t>
      </w:r>
      <w:r w:rsidRPr="00E50C8C">
        <w:rPr>
          <w:rFonts w:ascii="Arial" w:hAnsi="Arial" w:cs="Arial"/>
          <w:i w:val="0"/>
          <w:color w:val="auto"/>
          <w:sz w:val="20"/>
        </w:rPr>
        <w:fldChar w:fldCharType="end"/>
      </w:r>
      <w:r w:rsidRPr="00E50C8C">
        <w:rPr>
          <w:rFonts w:ascii="Arial" w:hAnsi="Arial" w:cs="Arial"/>
          <w:i w:val="0"/>
          <w:color w:val="auto"/>
          <w:sz w:val="20"/>
        </w:rPr>
        <w:t>. Estratégias operacionais para mitigação dos impactos causados pelos extrativos da madeira na produção de celulose.</w:t>
      </w:r>
    </w:p>
    <w:tbl>
      <w:tblPr>
        <w:tblStyle w:val="Tabelacomgrade"/>
        <w:tblW w:w="0" w:type="auto"/>
        <w:jc w:val="center"/>
        <w:tblLook w:val="04A0" w:firstRow="1" w:lastRow="0" w:firstColumn="1" w:lastColumn="0" w:noHBand="0" w:noVBand="1"/>
      </w:tblPr>
      <w:tblGrid>
        <w:gridCol w:w="1839"/>
        <w:gridCol w:w="2281"/>
        <w:gridCol w:w="2521"/>
        <w:gridCol w:w="2420"/>
      </w:tblGrid>
      <w:tr w:rsidR="001A49B7" w:rsidRPr="00F93D88" w14:paraId="72C94861" w14:textId="77777777" w:rsidTr="008A79C7">
        <w:trPr>
          <w:jc w:val="center"/>
        </w:trPr>
        <w:tc>
          <w:tcPr>
            <w:tcW w:w="0" w:type="auto"/>
            <w:vAlign w:val="center"/>
            <w:hideMark/>
          </w:tcPr>
          <w:p w14:paraId="6475DD7C" w14:textId="77777777" w:rsidR="001A49B7" w:rsidRPr="00F93D88" w:rsidRDefault="001A49B7" w:rsidP="007B49A2">
            <w:pPr>
              <w:jc w:val="center"/>
              <w:rPr>
                <w:rFonts w:ascii="Arial" w:hAnsi="Arial" w:cs="Arial"/>
                <w:b/>
                <w:bCs/>
                <w:sz w:val="24"/>
              </w:rPr>
            </w:pPr>
            <w:r w:rsidRPr="00F93D88">
              <w:rPr>
                <w:rStyle w:val="Forte"/>
                <w:rFonts w:ascii="Arial" w:hAnsi="Arial" w:cs="Arial"/>
                <w:sz w:val="24"/>
              </w:rPr>
              <w:t>Estratégia</w:t>
            </w:r>
          </w:p>
        </w:tc>
        <w:tc>
          <w:tcPr>
            <w:tcW w:w="0" w:type="auto"/>
            <w:vAlign w:val="center"/>
            <w:hideMark/>
          </w:tcPr>
          <w:p w14:paraId="18BEDA5B" w14:textId="77777777" w:rsidR="001A49B7" w:rsidRPr="00F93D88" w:rsidRDefault="001A49B7" w:rsidP="007B49A2">
            <w:pPr>
              <w:jc w:val="center"/>
              <w:rPr>
                <w:rFonts w:ascii="Arial" w:hAnsi="Arial" w:cs="Arial"/>
                <w:b/>
                <w:bCs/>
                <w:sz w:val="24"/>
              </w:rPr>
            </w:pPr>
            <w:r w:rsidRPr="00F93D88">
              <w:rPr>
                <w:rStyle w:val="Forte"/>
                <w:rFonts w:ascii="Arial" w:hAnsi="Arial" w:cs="Arial"/>
                <w:sz w:val="24"/>
              </w:rPr>
              <w:t>Investimento Inicial</w:t>
            </w:r>
          </w:p>
        </w:tc>
        <w:tc>
          <w:tcPr>
            <w:tcW w:w="0" w:type="auto"/>
            <w:vAlign w:val="center"/>
            <w:hideMark/>
          </w:tcPr>
          <w:p w14:paraId="6CCB95A5" w14:textId="77777777" w:rsidR="001A49B7" w:rsidRPr="00F93D88" w:rsidRDefault="001A49B7" w:rsidP="007B49A2">
            <w:pPr>
              <w:jc w:val="center"/>
              <w:rPr>
                <w:rFonts w:ascii="Arial" w:hAnsi="Arial" w:cs="Arial"/>
                <w:b/>
                <w:bCs/>
                <w:sz w:val="24"/>
              </w:rPr>
            </w:pPr>
            <w:r w:rsidRPr="00F93D88">
              <w:rPr>
                <w:rStyle w:val="Forte"/>
                <w:rFonts w:ascii="Arial" w:hAnsi="Arial" w:cs="Arial"/>
                <w:sz w:val="24"/>
              </w:rPr>
              <w:t>Custo Operacional Contínuo</w:t>
            </w:r>
          </w:p>
        </w:tc>
        <w:tc>
          <w:tcPr>
            <w:tcW w:w="0" w:type="auto"/>
            <w:vAlign w:val="center"/>
            <w:hideMark/>
          </w:tcPr>
          <w:p w14:paraId="5938CACF" w14:textId="77777777" w:rsidR="001A49B7" w:rsidRPr="00F93D88" w:rsidRDefault="001A49B7" w:rsidP="007B49A2">
            <w:pPr>
              <w:jc w:val="center"/>
              <w:rPr>
                <w:rFonts w:ascii="Arial" w:hAnsi="Arial" w:cs="Arial"/>
                <w:b/>
                <w:bCs/>
                <w:sz w:val="24"/>
              </w:rPr>
            </w:pPr>
            <w:r w:rsidRPr="00F93D88">
              <w:rPr>
                <w:rStyle w:val="Forte"/>
                <w:rFonts w:ascii="Arial" w:hAnsi="Arial" w:cs="Arial"/>
                <w:sz w:val="24"/>
              </w:rPr>
              <w:t>Impacto Financeiro Positivo</w:t>
            </w:r>
          </w:p>
        </w:tc>
      </w:tr>
      <w:tr w:rsidR="001A49B7" w:rsidRPr="00F93D88" w14:paraId="63622018" w14:textId="77777777" w:rsidTr="008A79C7">
        <w:trPr>
          <w:jc w:val="center"/>
        </w:trPr>
        <w:tc>
          <w:tcPr>
            <w:tcW w:w="0" w:type="auto"/>
            <w:vAlign w:val="center"/>
            <w:hideMark/>
          </w:tcPr>
          <w:p w14:paraId="2EEAA1A2" w14:textId="77777777" w:rsidR="001A49B7" w:rsidRPr="00F93D88" w:rsidRDefault="001A49B7" w:rsidP="007B49A2">
            <w:pPr>
              <w:jc w:val="center"/>
              <w:rPr>
                <w:rFonts w:ascii="Arial" w:hAnsi="Arial" w:cs="Arial"/>
                <w:sz w:val="24"/>
              </w:rPr>
            </w:pPr>
            <w:r w:rsidRPr="00F93D88">
              <w:rPr>
                <w:rStyle w:val="Forte"/>
                <w:rFonts w:ascii="Arial" w:hAnsi="Arial" w:cs="Arial"/>
                <w:sz w:val="24"/>
              </w:rPr>
              <w:t>Segregação por teor de extrativos</w:t>
            </w:r>
          </w:p>
        </w:tc>
        <w:tc>
          <w:tcPr>
            <w:tcW w:w="0" w:type="auto"/>
            <w:vAlign w:val="center"/>
            <w:hideMark/>
          </w:tcPr>
          <w:p w14:paraId="4F32254D" w14:textId="77777777" w:rsidR="00966E27" w:rsidRPr="00EF23D2" w:rsidRDefault="001A49B7" w:rsidP="007B49A2">
            <w:pPr>
              <w:jc w:val="center"/>
              <w:rPr>
                <w:rFonts w:ascii="Arial" w:hAnsi="Arial" w:cs="Arial"/>
                <w:b/>
                <w:bCs/>
                <w:sz w:val="24"/>
              </w:rPr>
            </w:pPr>
            <w:r w:rsidRPr="00EF23D2">
              <w:rPr>
                <w:rFonts w:ascii="Arial" w:hAnsi="Arial" w:cs="Arial"/>
                <w:b/>
                <w:bCs/>
                <w:sz w:val="24"/>
              </w:rPr>
              <w:t xml:space="preserve">Baixo </w:t>
            </w:r>
          </w:p>
          <w:p w14:paraId="7A478902" w14:textId="2FFE7097" w:rsidR="001A49B7" w:rsidRPr="00F93D88" w:rsidRDefault="001A49B7" w:rsidP="007B49A2">
            <w:pPr>
              <w:jc w:val="center"/>
              <w:rPr>
                <w:rFonts w:ascii="Arial" w:hAnsi="Arial" w:cs="Arial"/>
                <w:sz w:val="24"/>
              </w:rPr>
            </w:pPr>
            <w:r w:rsidRPr="00F93D88">
              <w:rPr>
                <w:rFonts w:ascii="Arial" w:hAnsi="Arial" w:cs="Arial"/>
                <w:sz w:val="24"/>
              </w:rPr>
              <w:t>(apenas ajustes na logística do pátio)</w:t>
            </w:r>
          </w:p>
        </w:tc>
        <w:tc>
          <w:tcPr>
            <w:tcW w:w="0" w:type="auto"/>
            <w:vAlign w:val="center"/>
            <w:hideMark/>
          </w:tcPr>
          <w:p w14:paraId="671BB61B" w14:textId="77777777" w:rsidR="00966E27" w:rsidRPr="00EF23D2" w:rsidRDefault="001A49B7" w:rsidP="007B49A2">
            <w:pPr>
              <w:jc w:val="center"/>
              <w:rPr>
                <w:rFonts w:ascii="Arial" w:hAnsi="Arial" w:cs="Arial"/>
                <w:b/>
                <w:bCs/>
                <w:sz w:val="24"/>
              </w:rPr>
            </w:pPr>
            <w:r w:rsidRPr="00EF23D2">
              <w:rPr>
                <w:rFonts w:ascii="Arial" w:hAnsi="Arial" w:cs="Arial"/>
                <w:b/>
                <w:bCs/>
                <w:sz w:val="24"/>
              </w:rPr>
              <w:t xml:space="preserve">Médio </w:t>
            </w:r>
          </w:p>
          <w:p w14:paraId="256004AB" w14:textId="747C7EDC" w:rsidR="001A49B7" w:rsidRPr="00F93D88" w:rsidRDefault="001A49B7" w:rsidP="007B49A2">
            <w:pPr>
              <w:jc w:val="center"/>
              <w:rPr>
                <w:rFonts w:ascii="Arial" w:hAnsi="Arial" w:cs="Arial"/>
                <w:sz w:val="24"/>
              </w:rPr>
            </w:pPr>
            <w:r w:rsidRPr="00F93D88">
              <w:rPr>
                <w:rFonts w:ascii="Arial" w:hAnsi="Arial" w:cs="Arial"/>
                <w:sz w:val="24"/>
              </w:rPr>
              <w:t>(monitoramento constante e maior movimentação de toras)</w:t>
            </w:r>
          </w:p>
        </w:tc>
        <w:tc>
          <w:tcPr>
            <w:tcW w:w="0" w:type="auto"/>
            <w:vAlign w:val="center"/>
            <w:hideMark/>
          </w:tcPr>
          <w:p w14:paraId="6F9FE005" w14:textId="77777777" w:rsidR="001A49B7" w:rsidRPr="00F93D88" w:rsidRDefault="001A49B7" w:rsidP="007B49A2">
            <w:pPr>
              <w:jc w:val="center"/>
              <w:rPr>
                <w:rFonts w:ascii="Arial" w:hAnsi="Arial" w:cs="Arial"/>
                <w:sz w:val="24"/>
              </w:rPr>
            </w:pPr>
            <w:r w:rsidRPr="00F93D88">
              <w:rPr>
                <w:rFonts w:ascii="Arial" w:hAnsi="Arial" w:cs="Arial"/>
                <w:sz w:val="24"/>
              </w:rPr>
              <w:t>Redução das variações químicas no cozimento, evitando ajustes frequentes nos reagentes</w:t>
            </w:r>
          </w:p>
        </w:tc>
      </w:tr>
      <w:tr w:rsidR="001A49B7" w:rsidRPr="00F93D88" w14:paraId="3F83888A" w14:textId="77777777" w:rsidTr="008A79C7">
        <w:trPr>
          <w:jc w:val="center"/>
        </w:trPr>
        <w:tc>
          <w:tcPr>
            <w:tcW w:w="0" w:type="auto"/>
            <w:vAlign w:val="center"/>
            <w:hideMark/>
          </w:tcPr>
          <w:p w14:paraId="4676115C" w14:textId="77777777" w:rsidR="001A49B7" w:rsidRPr="00F93D88" w:rsidRDefault="001A49B7" w:rsidP="007B49A2">
            <w:pPr>
              <w:jc w:val="center"/>
              <w:rPr>
                <w:rFonts w:ascii="Arial" w:hAnsi="Arial" w:cs="Arial"/>
                <w:sz w:val="24"/>
              </w:rPr>
            </w:pPr>
            <w:r w:rsidRPr="00F93D88">
              <w:rPr>
                <w:rStyle w:val="Forte"/>
                <w:rFonts w:ascii="Arial" w:hAnsi="Arial" w:cs="Arial"/>
                <w:sz w:val="24"/>
              </w:rPr>
              <w:t>Mistura controlada da madeira</w:t>
            </w:r>
          </w:p>
        </w:tc>
        <w:tc>
          <w:tcPr>
            <w:tcW w:w="0" w:type="auto"/>
            <w:vAlign w:val="center"/>
            <w:hideMark/>
          </w:tcPr>
          <w:p w14:paraId="1104E951" w14:textId="77777777" w:rsidR="00966E27" w:rsidRPr="00EF23D2" w:rsidRDefault="001A49B7" w:rsidP="007B49A2">
            <w:pPr>
              <w:jc w:val="center"/>
              <w:rPr>
                <w:rFonts w:ascii="Arial" w:hAnsi="Arial" w:cs="Arial"/>
                <w:b/>
                <w:bCs/>
                <w:sz w:val="24"/>
              </w:rPr>
            </w:pPr>
            <w:r w:rsidRPr="00EF23D2">
              <w:rPr>
                <w:rFonts w:ascii="Arial" w:hAnsi="Arial" w:cs="Arial"/>
                <w:b/>
                <w:bCs/>
                <w:sz w:val="24"/>
              </w:rPr>
              <w:t>Baixo</w:t>
            </w:r>
          </w:p>
          <w:p w14:paraId="3A84CBB1" w14:textId="1C4EAB0E" w:rsidR="001A49B7" w:rsidRPr="00F93D88" w:rsidRDefault="001A49B7" w:rsidP="007B49A2">
            <w:pPr>
              <w:jc w:val="center"/>
              <w:rPr>
                <w:rFonts w:ascii="Arial" w:hAnsi="Arial" w:cs="Arial"/>
                <w:sz w:val="24"/>
              </w:rPr>
            </w:pPr>
            <w:r w:rsidRPr="00F93D88">
              <w:rPr>
                <w:rFonts w:ascii="Arial" w:hAnsi="Arial" w:cs="Arial"/>
                <w:sz w:val="24"/>
              </w:rPr>
              <w:t xml:space="preserve"> (ajustes operacionais e planejamento estratégico)</w:t>
            </w:r>
          </w:p>
        </w:tc>
        <w:tc>
          <w:tcPr>
            <w:tcW w:w="0" w:type="auto"/>
            <w:vAlign w:val="center"/>
            <w:hideMark/>
          </w:tcPr>
          <w:p w14:paraId="6647C6A3" w14:textId="77777777" w:rsidR="00966E27" w:rsidRPr="00EF23D2" w:rsidRDefault="001A49B7" w:rsidP="007B49A2">
            <w:pPr>
              <w:jc w:val="center"/>
              <w:rPr>
                <w:rFonts w:ascii="Arial" w:hAnsi="Arial" w:cs="Arial"/>
                <w:b/>
                <w:bCs/>
                <w:sz w:val="24"/>
              </w:rPr>
            </w:pPr>
            <w:r w:rsidRPr="00EF23D2">
              <w:rPr>
                <w:rFonts w:ascii="Arial" w:hAnsi="Arial" w:cs="Arial"/>
                <w:b/>
                <w:bCs/>
                <w:sz w:val="24"/>
              </w:rPr>
              <w:t xml:space="preserve">Médio </w:t>
            </w:r>
          </w:p>
          <w:p w14:paraId="138713E7" w14:textId="1F930587" w:rsidR="001A49B7" w:rsidRPr="00F93D88" w:rsidRDefault="001A49B7" w:rsidP="007B49A2">
            <w:pPr>
              <w:jc w:val="center"/>
              <w:rPr>
                <w:rFonts w:ascii="Arial" w:hAnsi="Arial" w:cs="Arial"/>
                <w:sz w:val="24"/>
              </w:rPr>
            </w:pPr>
            <w:r w:rsidRPr="00F93D88">
              <w:rPr>
                <w:rFonts w:ascii="Arial" w:hAnsi="Arial" w:cs="Arial"/>
                <w:sz w:val="24"/>
              </w:rPr>
              <w:t>(tempo adicional na organização dos lotes no pátio)</w:t>
            </w:r>
          </w:p>
        </w:tc>
        <w:tc>
          <w:tcPr>
            <w:tcW w:w="0" w:type="auto"/>
            <w:vAlign w:val="center"/>
            <w:hideMark/>
          </w:tcPr>
          <w:p w14:paraId="40134D26" w14:textId="77777777" w:rsidR="001A49B7" w:rsidRPr="00F93D88" w:rsidRDefault="001A49B7" w:rsidP="007B49A2">
            <w:pPr>
              <w:jc w:val="center"/>
              <w:rPr>
                <w:rFonts w:ascii="Arial" w:hAnsi="Arial" w:cs="Arial"/>
                <w:sz w:val="24"/>
              </w:rPr>
            </w:pPr>
            <w:r w:rsidRPr="00F93D88">
              <w:rPr>
                <w:rFonts w:ascii="Arial" w:hAnsi="Arial" w:cs="Arial"/>
                <w:sz w:val="24"/>
              </w:rPr>
              <w:t>Estabilidade na alimentação da fábrica, evitando picos de consumo de reagentes</w:t>
            </w:r>
          </w:p>
        </w:tc>
      </w:tr>
      <w:tr w:rsidR="001A49B7" w:rsidRPr="00F93D88" w14:paraId="017284E6" w14:textId="77777777" w:rsidTr="008A79C7">
        <w:trPr>
          <w:jc w:val="center"/>
        </w:trPr>
        <w:tc>
          <w:tcPr>
            <w:tcW w:w="0" w:type="auto"/>
            <w:vAlign w:val="center"/>
            <w:hideMark/>
          </w:tcPr>
          <w:p w14:paraId="3419F8E4" w14:textId="77777777" w:rsidR="001A49B7" w:rsidRPr="00F93D88" w:rsidRDefault="001A49B7" w:rsidP="007B49A2">
            <w:pPr>
              <w:jc w:val="center"/>
              <w:rPr>
                <w:rFonts w:ascii="Arial" w:hAnsi="Arial" w:cs="Arial"/>
                <w:sz w:val="24"/>
              </w:rPr>
            </w:pPr>
            <w:r w:rsidRPr="00F93D88">
              <w:rPr>
                <w:rStyle w:val="Forte"/>
                <w:rFonts w:ascii="Arial" w:hAnsi="Arial" w:cs="Arial"/>
                <w:sz w:val="24"/>
              </w:rPr>
              <w:t>Rotação de estoques</w:t>
            </w:r>
          </w:p>
        </w:tc>
        <w:tc>
          <w:tcPr>
            <w:tcW w:w="0" w:type="auto"/>
            <w:vAlign w:val="center"/>
            <w:hideMark/>
          </w:tcPr>
          <w:p w14:paraId="296647C6" w14:textId="77777777" w:rsidR="00D359EC" w:rsidRPr="00EF23D2" w:rsidRDefault="001A49B7" w:rsidP="007B49A2">
            <w:pPr>
              <w:jc w:val="center"/>
              <w:rPr>
                <w:rFonts w:ascii="Arial" w:hAnsi="Arial" w:cs="Arial"/>
                <w:b/>
                <w:bCs/>
                <w:sz w:val="24"/>
              </w:rPr>
            </w:pPr>
            <w:r w:rsidRPr="00EF23D2">
              <w:rPr>
                <w:rFonts w:ascii="Arial" w:hAnsi="Arial" w:cs="Arial"/>
                <w:b/>
                <w:bCs/>
                <w:sz w:val="24"/>
              </w:rPr>
              <w:t xml:space="preserve">Baixo </w:t>
            </w:r>
          </w:p>
          <w:p w14:paraId="636E05BD" w14:textId="79616B82" w:rsidR="001A49B7" w:rsidRPr="00F93D88" w:rsidRDefault="001A49B7" w:rsidP="007B49A2">
            <w:pPr>
              <w:jc w:val="center"/>
              <w:rPr>
                <w:rFonts w:ascii="Arial" w:hAnsi="Arial" w:cs="Arial"/>
                <w:sz w:val="24"/>
              </w:rPr>
            </w:pPr>
            <w:r w:rsidRPr="00F93D88">
              <w:rPr>
                <w:rFonts w:ascii="Arial" w:hAnsi="Arial" w:cs="Arial"/>
                <w:sz w:val="24"/>
              </w:rPr>
              <w:t>(monitoramento dos tempos de estocagem)</w:t>
            </w:r>
          </w:p>
        </w:tc>
        <w:tc>
          <w:tcPr>
            <w:tcW w:w="0" w:type="auto"/>
            <w:vAlign w:val="center"/>
            <w:hideMark/>
          </w:tcPr>
          <w:p w14:paraId="20AF8653" w14:textId="77777777" w:rsidR="00D359EC" w:rsidRPr="00EF23D2" w:rsidRDefault="001A49B7" w:rsidP="007B49A2">
            <w:pPr>
              <w:jc w:val="center"/>
              <w:rPr>
                <w:rFonts w:ascii="Arial" w:hAnsi="Arial" w:cs="Arial"/>
                <w:b/>
                <w:bCs/>
                <w:sz w:val="24"/>
              </w:rPr>
            </w:pPr>
            <w:r w:rsidRPr="00EF23D2">
              <w:rPr>
                <w:rFonts w:ascii="Arial" w:hAnsi="Arial" w:cs="Arial"/>
                <w:b/>
                <w:bCs/>
                <w:sz w:val="24"/>
              </w:rPr>
              <w:t xml:space="preserve">Médio </w:t>
            </w:r>
          </w:p>
          <w:p w14:paraId="0EDF055F" w14:textId="0A0FF17A" w:rsidR="001A49B7" w:rsidRPr="00F93D88" w:rsidRDefault="001A49B7" w:rsidP="007B49A2">
            <w:pPr>
              <w:jc w:val="center"/>
              <w:rPr>
                <w:rFonts w:ascii="Arial" w:hAnsi="Arial" w:cs="Arial"/>
                <w:sz w:val="24"/>
              </w:rPr>
            </w:pPr>
            <w:r w:rsidRPr="00F93D88">
              <w:rPr>
                <w:rFonts w:ascii="Arial" w:hAnsi="Arial" w:cs="Arial"/>
                <w:sz w:val="24"/>
              </w:rPr>
              <w:t>(necessidade de sistemas de controle para rastrear a idade da madeira)</w:t>
            </w:r>
          </w:p>
        </w:tc>
        <w:tc>
          <w:tcPr>
            <w:tcW w:w="0" w:type="auto"/>
            <w:vAlign w:val="center"/>
            <w:hideMark/>
          </w:tcPr>
          <w:p w14:paraId="1CDDBB98" w14:textId="77777777" w:rsidR="001A49B7" w:rsidRPr="00F93D88" w:rsidRDefault="001A49B7" w:rsidP="003B473F">
            <w:pPr>
              <w:keepNext/>
              <w:jc w:val="center"/>
              <w:rPr>
                <w:rFonts w:ascii="Arial" w:hAnsi="Arial" w:cs="Arial"/>
                <w:sz w:val="24"/>
              </w:rPr>
            </w:pPr>
            <w:r w:rsidRPr="00F93D88">
              <w:rPr>
                <w:rFonts w:ascii="Arial" w:hAnsi="Arial" w:cs="Arial"/>
                <w:sz w:val="24"/>
              </w:rPr>
              <w:t>Minimização da variação sazonal dos extrativos</w:t>
            </w:r>
          </w:p>
        </w:tc>
      </w:tr>
    </w:tbl>
    <w:p w14:paraId="21611465" w14:textId="6C3D9AF9" w:rsidR="00BD1E4B" w:rsidRPr="005033E3" w:rsidRDefault="00BD1E4B" w:rsidP="005033E3">
      <w:pPr>
        <w:pStyle w:val="Legenda"/>
        <w:spacing w:line="360" w:lineRule="auto"/>
        <w:jc w:val="both"/>
        <w:rPr>
          <w:rFonts w:ascii="Arial" w:hAnsi="Arial" w:cs="Arial"/>
          <w:i w:val="0"/>
          <w:color w:val="auto"/>
          <w:sz w:val="20"/>
        </w:rPr>
      </w:pPr>
    </w:p>
    <w:p w14:paraId="245819F2" w14:textId="77777777" w:rsidR="001A49B7" w:rsidRPr="00F93D88" w:rsidRDefault="001A49B7" w:rsidP="00A07DEE">
      <w:pPr>
        <w:pStyle w:val="NormalWeb"/>
        <w:spacing w:line="360" w:lineRule="auto"/>
        <w:ind w:firstLine="708"/>
        <w:jc w:val="both"/>
        <w:rPr>
          <w:rFonts w:ascii="Arial" w:hAnsi="Arial" w:cs="Arial"/>
        </w:rPr>
      </w:pPr>
      <w:r w:rsidRPr="00F93D88">
        <w:rPr>
          <w:rFonts w:ascii="Arial" w:hAnsi="Arial" w:cs="Arial"/>
        </w:rPr>
        <w:t>Embora essas estratégias tenham custos operacionais moderados, sua implementação pode gerar economia significativa ao estabilizar o processo industrial e reduzir a necessidade de correções químicas.</w:t>
      </w:r>
    </w:p>
    <w:p w14:paraId="62E8212E" w14:textId="77777777" w:rsidR="001A49B7" w:rsidRDefault="001A49B7" w:rsidP="00A07DEE">
      <w:pPr>
        <w:spacing w:line="360" w:lineRule="auto"/>
        <w:jc w:val="both"/>
      </w:pPr>
    </w:p>
    <w:p w14:paraId="7E4DD61C" w14:textId="2F90101C" w:rsidR="001A49B7" w:rsidRPr="007B49A2" w:rsidRDefault="001A49B7" w:rsidP="00855D6A">
      <w:pPr>
        <w:pStyle w:val="Ttulo2"/>
        <w:numPr>
          <w:ilvl w:val="2"/>
          <w:numId w:val="16"/>
        </w:numPr>
        <w:spacing w:line="360" w:lineRule="auto"/>
        <w:jc w:val="both"/>
        <w:rPr>
          <w:rStyle w:val="Forte"/>
          <w:rFonts w:ascii="Arial" w:hAnsi="Arial" w:cs="Arial"/>
          <w:color w:val="auto"/>
          <w:sz w:val="24"/>
          <w:szCs w:val="24"/>
        </w:rPr>
      </w:pPr>
      <w:bookmarkStart w:id="69" w:name="_Toc199861674"/>
      <w:r w:rsidRPr="007B49A2">
        <w:rPr>
          <w:rStyle w:val="Forte"/>
          <w:rFonts w:ascii="Arial" w:hAnsi="Arial" w:cs="Arial"/>
          <w:bCs w:val="0"/>
          <w:color w:val="auto"/>
          <w:sz w:val="24"/>
          <w:szCs w:val="24"/>
        </w:rPr>
        <w:t>Custos da Remoção Física e Química dos Extrativos</w:t>
      </w:r>
      <w:bookmarkEnd w:id="69"/>
    </w:p>
    <w:p w14:paraId="35815154" w14:textId="77777777" w:rsidR="00927152" w:rsidRDefault="001A49B7" w:rsidP="00A07DEE">
      <w:pPr>
        <w:pStyle w:val="NormalWeb"/>
        <w:spacing w:line="360" w:lineRule="auto"/>
        <w:ind w:firstLine="708"/>
        <w:jc w:val="both"/>
        <w:rPr>
          <w:rFonts w:ascii="Arial" w:hAnsi="Arial" w:cs="Arial"/>
        </w:rPr>
      </w:pPr>
      <w:r w:rsidRPr="004C44F2">
        <w:rPr>
          <w:rFonts w:ascii="Arial" w:hAnsi="Arial" w:cs="Arial"/>
        </w:rPr>
        <w:t xml:space="preserve">A remoção física ou química dos extrativos envolve custos adicionais com equipamentos, produtos químicos e consumo energético. </w:t>
      </w:r>
    </w:p>
    <w:p w14:paraId="0B1BE417" w14:textId="43470503" w:rsidR="001A49B7" w:rsidRDefault="001A49B7" w:rsidP="00A07DEE">
      <w:pPr>
        <w:pStyle w:val="NormalWeb"/>
        <w:spacing w:line="360" w:lineRule="auto"/>
        <w:ind w:firstLine="708"/>
        <w:jc w:val="both"/>
        <w:rPr>
          <w:rFonts w:ascii="Arial" w:hAnsi="Arial" w:cs="Arial"/>
        </w:rPr>
      </w:pPr>
      <w:r w:rsidRPr="004C44F2">
        <w:rPr>
          <w:rFonts w:ascii="Arial" w:hAnsi="Arial" w:cs="Arial"/>
        </w:rPr>
        <w:t>Algumas dessas estratégias são amplamente adotadas na indústria de celulose, enquanto outras dependem de avaliações mais detalhadas sobre sua viabilidade.</w:t>
      </w:r>
    </w:p>
    <w:p w14:paraId="16982F51" w14:textId="77777777" w:rsidR="001F67B5" w:rsidRDefault="001F67B5" w:rsidP="00A07DEE">
      <w:pPr>
        <w:pStyle w:val="NormalWeb"/>
        <w:spacing w:line="360" w:lineRule="auto"/>
        <w:ind w:firstLine="708"/>
        <w:jc w:val="both"/>
        <w:rPr>
          <w:rFonts w:ascii="Arial" w:hAnsi="Arial" w:cs="Arial"/>
        </w:rPr>
      </w:pPr>
    </w:p>
    <w:p w14:paraId="10919BB6" w14:textId="14EE6816" w:rsidR="000E3DCD" w:rsidRPr="001F67B5" w:rsidRDefault="000E3DCD" w:rsidP="000E3DCD">
      <w:pPr>
        <w:pStyle w:val="Legenda"/>
        <w:keepNext/>
        <w:jc w:val="center"/>
        <w:rPr>
          <w:rFonts w:ascii="Arial" w:hAnsi="Arial" w:cs="Arial"/>
          <w:i w:val="0"/>
          <w:color w:val="auto"/>
          <w:sz w:val="20"/>
        </w:rPr>
      </w:pPr>
      <w:r w:rsidRPr="001F67B5">
        <w:rPr>
          <w:rFonts w:ascii="Arial" w:hAnsi="Arial" w:cs="Arial"/>
          <w:i w:val="0"/>
          <w:color w:val="auto"/>
          <w:sz w:val="20"/>
        </w:rPr>
        <w:t xml:space="preserve">Tabela </w:t>
      </w:r>
      <w:r w:rsidRPr="001F67B5">
        <w:rPr>
          <w:rFonts w:ascii="Arial" w:hAnsi="Arial" w:cs="Arial"/>
          <w:i w:val="0"/>
          <w:color w:val="auto"/>
          <w:sz w:val="20"/>
        </w:rPr>
        <w:fldChar w:fldCharType="begin"/>
      </w:r>
      <w:r w:rsidRPr="001F67B5">
        <w:rPr>
          <w:rFonts w:ascii="Arial" w:hAnsi="Arial" w:cs="Arial"/>
          <w:i w:val="0"/>
          <w:color w:val="auto"/>
          <w:sz w:val="20"/>
        </w:rPr>
        <w:instrText xml:space="preserve"> SEQ Tabela \* ARABIC </w:instrText>
      </w:r>
      <w:r w:rsidRPr="001F67B5">
        <w:rPr>
          <w:rFonts w:ascii="Arial" w:hAnsi="Arial" w:cs="Arial"/>
          <w:i w:val="0"/>
          <w:color w:val="auto"/>
          <w:sz w:val="20"/>
        </w:rPr>
        <w:fldChar w:fldCharType="separate"/>
      </w:r>
      <w:r w:rsidR="001F67B5">
        <w:rPr>
          <w:rFonts w:ascii="Arial" w:hAnsi="Arial" w:cs="Arial"/>
          <w:i w:val="0"/>
          <w:noProof/>
          <w:color w:val="auto"/>
          <w:sz w:val="20"/>
        </w:rPr>
        <w:t>2</w:t>
      </w:r>
      <w:r w:rsidRPr="001F67B5">
        <w:rPr>
          <w:rFonts w:ascii="Arial" w:hAnsi="Arial" w:cs="Arial"/>
          <w:i w:val="0"/>
          <w:color w:val="auto"/>
          <w:sz w:val="20"/>
        </w:rPr>
        <w:fldChar w:fldCharType="end"/>
      </w:r>
      <w:r w:rsidRPr="001F67B5">
        <w:rPr>
          <w:rFonts w:ascii="Arial" w:hAnsi="Arial" w:cs="Arial"/>
          <w:i w:val="0"/>
          <w:color w:val="auto"/>
          <w:sz w:val="20"/>
        </w:rPr>
        <w:t>. Métodos industriais para mitigação dos efeitos dos extrativos durante o cozimento da madeira.</w:t>
      </w:r>
    </w:p>
    <w:tbl>
      <w:tblPr>
        <w:tblStyle w:val="Tabelacomgrade"/>
        <w:tblW w:w="0" w:type="auto"/>
        <w:tblLook w:val="04A0" w:firstRow="1" w:lastRow="0" w:firstColumn="1" w:lastColumn="0" w:noHBand="0" w:noVBand="1"/>
      </w:tblPr>
      <w:tblGrid>
        <w:gridCol w:w="2096"/>
        <w:gridCol w:w="1981"/>
        <w:gridCol w:w="2304"/>
        <w:gridCol w:w="2680"/>
      </w:tblGrid>
      <w:tr w:rsidR="001A49B7" w14:paraId="45D6AB45" w14:textId="77777777" w:rsidTr="008A79C7">
        <w:tc>
          <w:tcPr>
            <w:tcW w:w="0" w:type="auto"/>
            <w:vAlign w:val="center"/>
            <w:hideMark/>
          </w:tcPr>
          <w:p w14:paraId="41C2320D" w14:textId="77777777" w:rsidR="001A49B7" w:rsidRPr="004C44F2" w:rsidRDefault="001A49B7" w:rsidP="007B49A2">
            <w:pPr>
              <w:jc w:val="center"/>
              <w:rPr>
                <w:rFonts w:ascii="Arial" w:hAnsi="Arial" w:cs="Arial"/>
                <w:b/>
                <w:bCs/>
                <w:sz w:val="24"/>
                <w:szCs w:val="24"/>
              </w:rPr>
            </w:pPr>
            <w:r w:rsidRPr="004C44F2">
              <w:rPr>
                <w:rStyle w:val="Forte"/>
                <w:rFonts w:ascii="Arial" w:hAnsi="Arial" w:cs="Arial"/>
                <w:sz w:val="24"/>
                <w:szCs w:val="24"/>
              </w:rPr>
              <w:t>Método</w:t>
            </w:r>
          </w:p>
        </w:tc>
        <w:tc>
          <w:tcPr>
            <w:tcW w:w="0" w:type="auto"/>
            <w:vAlign w:val="center"/>
            <w:hideMark/>
          </w:tcPr>
          <w:p w14:paraId="5206F61D" w14:textId="77777777" w:rsidR="001A49B7" w:rsidRPr="004C44F2" w:rsidRDefault="001A49B7" w:rsidP="007B49A2">
            <w:pPr>
              <w:jc w:val="center"/>
              <w:rPr>
                <w:rFonts w:ascii="Arial" w:hAnsi="Arial" w:cs="Arial"/>
                <w:b/>
                <w:bCs/>
                <w:sz w:val="24"/>
                <w:szCs w:val="24"/>
              </w:rPr>
            </w:pPr>
            <w:r w:rsidRPr="004C44F2">
              <w:rPr>
                <w:rStyle w:val="Forte"/>
                <w:rFonts w:ascii="Arial" w:hAnsi="Arial" w:cs="Arial"/>
                <w:sz w:val="24"/>
                <w:szCs w:val="24"/>
              </w:rPr>
              <w:t>Investimento Inicial</w:t>
            </w:r>
          </w:p>
        </w:tc>
        <w:tc>
          <w:tcPr>
            <w:tcW w:w="0" w:type="auto"/>
            <w:vAlign w:val="center"/>
            <w:hideMark/>
          </w:tcPr>
          <w:p w14:paraId="701C84C2" w14:textId="77777777" w:rsidR="001A49B7" w:rsidRPr="004C44F2" w:rsidRDefault="001A49B7" w:rsidP="007B49A2">
            <w:pPr>
              <w:jc w:val="center"/>
              <w:rPr>
                <w:rFonts w:ascii="Arial" w:hAnsi="Arial" w:cs="Arial"/>
                <w:b/>
                <w:bCs/>
                <w:sz w:val="24"/>
                <w:szCs w:val="24"/>
              </w:rPr>
            </w:pPr>
            <w:r w:rsidRPr="004C44F2">
              <w:rPr>
                <w:rStyle w:val="Forte"/>
                <w:rFonts w:ascii="Arial" w:hAnsi="Arial" w:cs="Arial"/>
                <w:sz w:val="24"/>
                <w:szCs w:val="24"/>
              </w:rPr>
              <w:t>Custo Operacional Contínuo</w:t>
            </w:r>
          </w:p>
        </w:tc>
        <w:tc>
          <w:tcPr>
            <w:tcW w:w="0" w:type="auto"/>
            <w:vAlign w:val="center"/>
            <w:hideMark/>
          </w:tcPr>
          <w:p w14:paraId="111DF898" w14:textId="77777777" w:rsidR="001A49B7" w:rsidRPr="004C44F2" w:rsidRDefault="001A49B7" w:rsidP="007B49A2">
            <w:pPr>
              <w:jc w:val="center"/>
              <w:rPr>
                <w:rFonts w:ascii="Arial" w:hAnsi="Arial" w:cs="Arial"/>
                <w:b/>
                <w:bCs/>
                <w:sz w:val="24"/>
                <w:szCs w:val="24"/>
              </w:rPr>
            </w:pPr>
            <w:r w:rsidRPr="004C44F2">
              <w:rPr>
                <w:rStyle w:val="Forte"/>
                <w:rFonts w:ascii="Arial" w:hAnsi="Arial" w:cs="Arial"/>
                <w:sz w:val="24"/>
                <w:szCs w:val="24"/>
              </w:rPr>
              <w:t>Impacto Financeiro Positivo</w:t>
            </w:r>
          </w:p>
        </w:tc>
      </w:tr>
      <w:tr w:rsidR="001A49B7" w14:paraId="42BE351B" w14:textId="77777777" w:rsidTr="008A79C7">
        <w:tc>
          <w:tcPr>
            <w:tcW w:w="0" w:type="auto"/>
            <w:vAlign w:val="center"/>
            <w:hideMark/>
          </w:tcPr>
          <w:p w14:paraId="57755DEA" w14:textId="77777777" w:rsidR="001A49B7" w:rsidRPr="004C44F2" w:rsidRDefault="001A49B7" w:rsidP="007B49A2">
            <w:pPr>
              <w:jc w:val="center"/>
              <w:rPr>
                <w:rFonts w:ascii="Arial" w:hAnsi="Arial" w:cs="Arial"/>
                <w:sz w:val="24"/>
                <w:szCs w:val="24"/>
              </w:rPr>
            </w:pPr>
            <w:r w:rsidRPr="004C44F2">
              <w:rPr>
                <w:rStyle w:val="Forte"/>
                <w:rFonts w:ascii="Arial" w:hAnsi="Arial" w:cs="Arial"/>
                <w:sz w:val="24"/>
                <w:szCs w:val="24"/>
              </w:rPr>
              <w:t>Pré-lavagem da madeira com água quente</w:t>
            </w:r>
          </w:p>
        </w:tc>
        <w:tc>
          <w:tcPr>
            <w:tcW w:w="0" w:type="auto"/>
            <w:vAlign w:val="center"/>
            <w:hideMark/>
          </w:tcPr>
          <w:p w14:paraId="5D3A400F" w14:textId="77777777" w:rsidR="00927152" w:rsidRPr="00EF23D2" w:rsidRDefault="001A49B7" w:rsidP="007B49A2">
            <w:pPr>
              <w:jc w:val="center"/>
              <w:rPr>
                <w:rFonts w:ascii="Arial" w:hAnsi="Arial" w:cs="Arial"/>
                <w:b/>
                <w:bCs/>
                <w:sz w:val="24"/>
                <w:szCs w:val="24"/>
              </w:rPr>
            </w:pPr>
            <w:r w:rsidRPr="00EF23D2">
              <w:rPr>
                <w:rFonts w:ascii="Arial" w:hAnsi="Arial" w:cs="Arial"/>
                <w:b/>
                <w:bCs/>
                <w:sz w:val="24"/>
                <w:szCs w:val="24"/>
              </w:rPr>
              <w:t xml:space="preserve">Alto </w:t>
            </w:r>
          </w:p>
          <w:p w14:paraId="4CA0D0C5" w14:textId="4E95A07A" w:rsidR="001A49B7" w:rsidRPr="004C44F2" w:rsidRDefault="001A49B7" w:rsidP="007B49A2">
            <w:pPr>
              <w:jc w:val="center"/>
              <w:rPr>
                <w:rFonts w:ascii="Arial" w:hAnsi="Arial" w:cs="Arial"/>
                <w:sz w:val="24"/>
                <w:szCs w:val="24"/>
              </w:rPr>
            </w:pPr>
            <w:r w:rsidRPr="004C44F2">
              <w:rPr>
                <w:rFonts w:ascii="Arial" w:hAnsi="Arial" w:cs="Arial"/>
                <w:sz w:val="24"/>
                <w:szCs w:val="24"/>
              </w:rPr>
              <w:t>(tanques e sistema de aquecimento)</w:t>
            </w:r>
          </w:p>
        </w:tc>
        <w:tc>
          <w:tcPr>
            <w:tcW w:w="0" w:type="auto"/>
            <w:vAlign w:val="center"/>
            <w:hideMark/>
          </w:tcPr>
          <w:p w14:paraId="4369C021" w14:textId="77777777" w:rsidR="00927152" w:rsidRPr="00EF23D2" w:rsidRDefault="001A49B7" w:rsidP="007B49A2">
            <w:pPr>
              <w:jc w:val="center"/>
              <w:rPr>
                <w:rFonts w:ascii="Arial" w:hAnsi="Arial" w:cs="Arial"/>
                <w:b/>
                <w:bCs/>
                <w:sz w:val="24"/>
                <w:szCs w:val="24"/>
              </w:rPr>
            </w:pPr>
            <w:r w:rsidRPr="00EF23D2">
              <w:rPr>
                <w:rFonts w:ascii="Arial" w:hAnsi="Arial" w:cs="Arial"/>
                <w:b/>
                <w:bCs/>
                <w:sz w:val="24"/>
                <w:szCs w:val="24"/>
              </w:rPr>
              <w:t xml:space="preserve">Alto </w:t>
            </w:r>
          </w:p>
          <w:p w14:paraId="5075EB95" w14:textId="19D60AD1" w:rsidR="001A49B7" w:rsidRPr="004C44F2" w:rsidRDefault="001A49B7" w:rsidP="007B49A2">
            <w:pPr>
              <w:jc w:val="center"/>
              <w:rPr>
                <w:rFonts w:ascii="Arial" w:hAnsi="Arial" w:cs="Arial"/>
                <w:sz w:val="24"/>
                <w:szCs w:val="24"/>
              </w:rPr>
            </w:pPr>
            <w:r w:rsidRPr="004C44F2">
              <w:rPr>
                <w:rFonts w:ascii="Arial" w:hAnsi="Arial" w:cs="Arial"/>
                <w:sz w:val="24"/>
                <w:szCs w:val="24"/>
              </w:rPr>
              <w:t>(consumo de água e energia)</w:t>
            </w:r>
          </w:p>
        </w:tc>
        <w:tc>
          <w:tcPr>
            <w:tcW w:w="0" w:type="auto"/>
            <w:vAlign w:val="center"/>
            <w:hideMark/>
          </w:tcPr>
          <w:p w14:paraId="56DBA10C" w14:textId="77777777" w:rsidR="001A49B7" w:rsidRPr="004C44F2" w:rsidRDefault="001A49B7" w:rsidP="007B49A2">
            <w:pPr>
              <w:jc w:val="center"/>
              <w:rPr>
                <w:rFonts w:ascii="Arial" w:hAnsi="Arial" w:cs="Arial"/>
                <w:sz w:val="24"/>
                <w:szCs w:val="24"/>
              </w:rPr>
            </w:pPr>
            <w:r w:rsidRPr="004C44F2">
              <w:rPr>
                <w:rFonts w:ascii="Arial" w:hAnsi="Arial" w:cs="Arial"/>
                <w:sz w:val="24"/>
                <w:szCs w:val="24"/>
              </w:rPr>
              <w:t>Redução expressiva de extrativos antes do cozimento, diminuindo consumo de químicos</w:t>
            </w:r>
          </w:p>
        </w:tc>
      </w:tr>
      <w:tr w:rsidR="001A49B7" w14:paraId="405E75DC" w14:textId="77777777" w:rsidTr="008A79C7">
        <w:tc>
          <w:tcPr>
            <w:tcW w:w="0" w:type="auto"/>
            <w:vAlign w:val="center"/>
            <w:hideMark/>
          </w:tcPr>
          <w:p w14:paraId="16082E4B" w14:textId="77777777" w:rsidR="001A49B7" w:rsidRPr="004C44F2" w:rsidRDefault="001A49B7" w:rsidP="007B49A2">
            <w:pPr>
              <w:jc w:val="center"/>
              <w:rPr>
                <w:rFonts w:ascii="Arial" w:hAnsi="Arial" w:cs="Arial"/>
                <w:sz w:val="24"/>
                <w:szCs w:val="24"/>
              </w:rPr>
            </w:pPr>
            <w:r w:rsidRPr="004C44F2">
              <w:rPr>
                <w:rStyle w:val="Forte"/>
                <w:rFonts w:ascii="Arial" w:hAnsi="Arial" w:cs="Arial"/>
                <w:sz w:val="24"/>
                <w:szCs w:val="24"/>
              </w:rPr>
              <w:t>Uso de surfactantes e dispersantes</w:t>
            </w:r>
          </w:p>
        </w:tc>
        <w:tc>
          <w:tcPr>
            <w:tcW w:w="0" w:type="auto"/>
            <w:vAlign w:val="center"/>
            <w:hideMark/>
          </w:tcPr>
          <w:p w14:paraId="70876517" w14:textId="77777777" w:rsidR="00BA4A6E" w:rsidRPr="00EF23D2" w:rsidRDefault="001A49B7" w:rsidP="007B49A2">
            <w:pPr>
              <w:jc w:val="center"/>
              <w:rPr>
                <w:rFonts w:ascii="Arial" w:hAnsi="Arial" w:cs="Arial"/>
                <w:b/>
                <w:bCs/>
                <w:sz w:val="24"/>
                <w:szCs w:val="24"/>
              </w:rPr>
            </w:pPr>
            <w:r w:rsidRPr="00EF23D2">
              <w:rPr>
                <w:rFonts w:ascii="Arial" w:hAnsi="Arial" w:cs="Arial"/>
                <w:b/>
                <w:bCs/>
                <w:sz w:val="24"/>
                <w:szCs w:val="24"/>
              </w:rPr>
              <w:t xml:space="preserve">Médio </w:t>
            </w:r>
          </w:p>
          <w:p w14:paraId="52E4B2C9" w14:textId="32E0AE31" w:rsidR="001A49B7" w:rsidRPr="004C44F2" w:rsidRDefault="001A49B7" w:rsidP="007B49A2">
            <w:pPr>
              <w:jc w:val="center"/>
              <w:rPr>
                <w:rFonts w:ascii="Arial" w:hAnsi="Arial" w:cs="Arial"/>
                <w:sz w:val="24"/>
                <w:szCs w:val="24"/>
              </w:rPr>
            </w:pPr>
            <w:r w:rsidRPr="004C44F2">
              <w:rPr>
                <w:rFonts w:ascii="Arial" w:hAnsi="Arial" w:cs="Arial"/>
                <w:sz w:val="24"/>
                <w:szCs w:val="24"/>
              </w:rPr>
              <w:t>(compra de novos produtos químicos)</w:t>
            </w:r>
          </w:p>
        </w:tc>
        <w:tc>
          <w:tcPr>
            <w:tcW w:w="0" w:type="auto"/>
            <w:vAlign w:val="center"/>
            <w:hideMark/>
          </w:tcPr>
          <w:p w14:paraId="28BD9431" w14:textId="77777777" w:rsidR="00BA4A6E" w:rsidRPr="00EF23D2" w:rsidRDefault="001A49B7" w:rsidP="007B49A2">
            <w:pPr>
              <w:jc w:val="center"/>
              <w:rPr>
                <w:rFonts w:ascii="Arial" w:hAnsi="Arial" w:cs="Arial"/>
                <w:b/>
                <w:bCs/>
                <w:sz w:val="24"/>
                <w:szCs w:val="24"/>
              </w:rPr>
            </w:pPr>
            <w:r w:rsidRPr="00EF23D2">
              <w:rPr>
                <w:rFonts w:ascii="Arial" w:hAnsi="Arial" w:cs="Arial"/>
                <w:b/>
                <w:bCs/>
                <w:sz w:val="24"/>
                <w:szCs w:val="24"/>
              </w:rPr>
              <w:t xml:space="preserve">Médio </w:t>
            </w:r>
          </w:p>
          <w:p w14:paraId="2AABA40F" w14:textId="0D5248C0" w:rsidR="001A49B7" w:rsidRPr="004C44F2" w:rsidRDefault="001A49B7" w:rsidP="007B49A2">
            <w:pPr>
              <w:jc w:val="center"/>
              <w:rPr>
                <w:rFonts w:ascii="Arial" w:hAnsi="Arial" w:cs="Arial"/>
                <w:sz w:val="24"/>
                <w:szCs w:val="24"/>
              </w:rPr>
            </w:pPr>
            <w:r w:rsidRPr="004C44F2">
              <w:rPr>
                <w:rFonts w:ascii="Arial" w:hAnsi="Arial" w:cs="Arial"/>
                <w:sz w:val="24"/>
                <w:szCs w:val="24"/>
              </w:rPr>
              <w:t>(necessidade de dosagem controlada)</w:t>
            </w:r>
          </w:p>
        </w:tc>
        <w:tc>
          <w:tcPr>
            <w:tcW w:w="0" w:type="auto"/>
            <w:vAlign w:val="center"/>
            <w:hideMark/>
          </w:tcPr>
          <w:p w14:paraId="15C1A187" w14:textId="77777777" w:rsidR="001A49B7" w:rsidRPr="004C44F2" w:rsidRDefault="001A49B7" w:rsidP="007B49A2">
            <w:pPr>
              <w:jc w:val="center"/>
              <w:rPr>
                <w:rFonts w:ascii="Arial" w:hAnsi="Arial" w:cs="Arial"/>
                <w:sz w:val="24"/>
                <w:szCs w:val="24"/>
              </w:rPr>
            </w:pPr>
            <w:r w:rsidRPr="004C44F2">
              <w:rPr>
                <w:rFonts w:ascii="Arial" w:hAnsi="Arial" w:cs="Arial"/>
                <w:sz w:val="24"/>
                <w:szCs w:val="24"/>
              </w:rPr>
              <w:t xml:space="preserve">Redução na formação de </w:t>
            </w:r>
            <w:r w:rsidRPr="006C4EF1">
              <w:rPr>
                <w:rFonts w:ascii="Arial" w:hAnsi="Arial" w:cs="Arial"/>
                <w:i/>
                <w:iCs/>
                <w:sz w:val="24"/>
                <w:szCs w:val="24"/>
              </w:rPr>
              <w:t>pitch</w:t>
            </w:r>
            <w:r w:rsidRPr="004C44F2">
              <w:rPr>
                <w:rFonts w:ascii="Arial" w:hAnsi="Arial" w:cs="Arial"/>
                <w:sz w:val="24"/>
                <w:szCs w:val="24"/>
              </w:rPr>
              <w:t xml:space="preserve"> e incrustações, menor custo de manutenção dos equipamentos</w:t>
            </w:r>
          </w:p>
        </w:tc>
      </w:tr>
      <w:tr w:rsidR="001A49B7" w14:paraId="2FB3B485" w14:textId="77777777" w:rsidTr="008A79C7">
        <w:tc>
          <w:tcPr>
            <w:tcW w:w="0" w:type="auto"/>
            <w:vAlign w:val="center"/>
            <w:hideMark/>
          </w:tcPr>
          <w:p w14:paraId="02DC4D25" w14:textId="77777777" w:rsidR="001A49B7" w:rsidRPr="004C44F2" w:rsidRDefault="001A49B7" w:rsidP="007B49A2">
            <w:pPr>
              <w:jc w:val="center"/>
              <w:rPr>
                <w:rFonts w:ascii="Arial" w:hAnsi="Arial" w:cs="Arial"/>
                <w:sz w:val="24"/>
                <w:szCs w:val="24"/>
              </w:rPr>
            </w:pPr>
            <w:r w:rsidRPr="004C44F2">
              <w:rPr>
                <w:rStyle w:val="Forte"/>
                <w:rFonts w:ascii="Arial" w:hAnsi="Arial" w:cs="Arial"/>
                <w:sz w:val="24"/>
                <w:szCs w:val="24"/>
              </w:rPr>
              <w:t>Otimização da receita química do cozimento</w:t>
            </w:r>
          </w:p>
        </w:tc>
        <w:tc>
          <w:tcPr>
            <w:tcW w:w="0" w:type="auto"/>
            <w:vAlign w:val="center"/>
            <w:hideMark/>
          </w:tcPr>
          <w:p w14:paraId="1C7034D3" w14:textId="77777777" w:rsidR="000538B0" w:rsidRPr="00EF23D2" w:rsidRDefault="001A49B7" w:rsidP="007B49A2">
            <w:pPr>
              <w:jc w:val="center"/>
              <w:rPr>
                <w:rFonts w:ascii="Arial" w:hAnsi="Arial" w:cs="Arial"/>
                <w:b/>
                <w:bCs/>
                <w:sz w:val="24"/>
                <w:szCs w:val="24"/>
              </w:rPr>
            </w:pPr>
            <w:r w:rsidRPr="00EF23D2">
              <w:rPr>
                <w:rFonts w:ascii="Arial" w:hAnsi="Arial" w:cs="Arial"/>
                <w:b/>
                <w:bCs/>
                <w:sz w:val="24"/>
                <w:szCs w:val="24"/>
              </w:rPr>
              <w:t xml:space="preserve">Baixo </w:t>
            </w:r>
          </w:p>
          <w:p w14:paraId="58883E36" w14:textId="01C5CDAE" w:rsidR="001A49B7" w:rsidRPr="004C44F2" w:rsidRDefault="001A49B7" w:rsidP="007B49A2">
            <w:pPr>
              <w:jc w:val="center"/>
              <w:rPr>
                <w:rFonts w:ascii="Arial" w:hAnsi="Arial" w:cs="Arial"/>
                <w:sz w:val="24"/>
                <w:szCs w:val="24"/>
              </w:rPr>
            </w:pPr>
            <w:r w:rsidRPr="004C44F2">
              <w:rPr>
                <w:rFonts w:ascii="Arial" w:hAnsi="Arial" w:cs="Arial"/>
                <w:sz w:val="24"/>
                <w:szCs w:val="24"/>
              </w:rPr>
              <w:t>(ajuste no uso de reagentes)</w:t>
            </w:r>
          </w:p>
        </w:tc>
        <w:tc>
          <w:tcPr>
            <w:tcW w:w="0" w:type="auto"/>
            <w:vAlign w:val="center"/>
            <w:hideMark/>
          </w:tcPr>
          <w:p w14:paraId="4ECCB823" w14:textId="77777777" w:rsidR="000538B0" w:rsidRPr="00EF23D2" w:rsidRDefault="001A49B7" w:rsidP="007B49A2">
            <w:pPr>
              <w:jc w:val="center"/>
              <w:rPr>
                <w:rFonts w:ascii="Arial" w:hAnsi="Arial" w:cs="Arial"/>
                <w:b/>
                <w:bCs/>
                <w:sz w:val="24"/>
                <w:szCs w:val="24"/>
              </w:rPr>
            </w:pPr>
            <w:r w:rsidRPr="00EF23D2">
              <w:rPr>
                <w:rFonts w:ascii="Arial" w:hAnsi="Arial" w:cs="Arial"/>
                <w:b/>
                <w:bCs/>
                <w:sz w:val="24"/>
                <w:szCs w:val="24"/>
              </w:rPr>
              <w:t>Baixo a médio</w:t>
            </w:r>
          </w:p>
          <w:p w14:paraId="7DC7792E" w14:textId="2B3FEF51" w:rsidR="001A49B7" w:rsidRPr="004C44F2" w:rsidRDefault="001A49B7" w:rsidP="007B49A2">
            <w:pPr>
              <w:jc w:val="center"/>
              <w:rPr>
                <w:rFonts w:ascii="Arial" w:hAnsi="Arial" w:cs="Arial"/>
                <w:sz w:val="24"/>
                <w:szCs w:val="24"/>
              </w:rPr>
            </w:pPr>
            <w:r w:rsidRPr="004C44F2">
              <w:rPr>
                <w:rFonts w:ascii="Arial" w:hAnsi="Arial" w:cs="Arial"/>
                <w:sz w:val="24"/>
                <w:szCs w:val="24"/>
              </w:rPr>
              <w:t xml:space="preserve"> (monitoramento contínuo e análises laboratoriais)</w:t>
            </w:r>
          </w:p>
        </w:tc>
        <w:tc>
          <w:tcPr>
            <w:tcW w:w="0" w:type="auto"/>
            <w:vAlign w:val="center"/>
            <w:hideMark/>
          </w:tcPr>
          <w:p w14:paraId="6880C934" w14:textId="77777777" w:rsidR="001A49B7" w:rsidRPr="004C44F2" w:rsidRDefault="001A49B7" w:rsidP="008A79C7">
            <w:pPr>
              <w:keepNext/>
              <w:jc w:val="center"/>
              <w:rPr>
                <w:rFonts w:ascii="Arial" w:hAnsi="Arial" w:cs="Arial"/>
                <w:sz w:val="24"/>
                <w:szCs w:val="24"/>
              </w:rPr>
            </w:pPr>
            <w:r w:rsidRPr="004C44F2">
              <w:rPr>
                <w:rFonts w:ascii="Arial" w:hAnsi="Arial" w:cs="Arial"/>
                <w:sz w:val="24"/>
                <w:szCs w:val="24"/>
              </w:rPr>
              <w:t>Redução do consumo de produtos químicos sem investimentos estruturais</w:t>
            </w:r>
          </w:p>
        </w:tc>
      </w:tr>
    </w:tbl>
    <w:p w14:paraId="1C2129FC" w14:textId="4B6E8784" w:rsidR="007B49A2" w:rsidRDefault="007B49A2" w:rsidP="005C5550">
      <w:pPr>
        <w:pStyle w:val="Legenda"/>
        <w:spacing w:line="360" w:lineRule="auto"/>
        <w:jc w:val="both"/>
        <w:rPr>
          <w:rFonts w:ascii="Arial" w:hAnsi="Arial" w:cs="Arial"/>
          <w:i w:val="0"/>
          <w:color w:val="auto"/>
          <w:sz w:val="20"/>
        </w:rPr>
      </w:pPr>
    </w:p>
    <w:p w14:paraId="32CFD5F6" w14:textId="77777777" w:rsidR="00DC3F7D" w:rsidRDefault="001A49B7" w:rsidP="00A07DEE">
      <w:pPr>
        <w:pStyle w:val="NormalWeb"/>
        <w:spacing w:line="360" w:lineRule="auto"/>
        <w:ind w:firstLine="708"/>
        <w:jc w:val="both"/>
        <w:rPr>
          <w:rFonts w:ascii="Arial" w:hAnsi="Arial" w:cs="Arial"/>
        </w:rPr>
      </w:pPr>
      <w:r w:rsidRPr="004C44F2">
        <w:rPr>
          <w:rFonts w:ascii="Arial" w:hAnsi="Arial" w:cs="Arial"/>
        </w:rPr>
        <w:t xml:space="preserve">A pré-lavagem, apesar de ser uma técnica eficaz, tem um alto custo operacional devido ao consumo elevado de energia e água, podendo representar um acréscimo de até </w:t>
      </w:r>
      <w:r w:rsidRPr="004C44F2">
        <w:rPr>
          <w:rFonts w:ascii="Arial" w:hAnsi="Arial" w:cs="Arial"/>
          <w:bCs/>
        </w:rPr>
        <w:t>5-10% nos custos totais do processo de polpação</w:t>
      </w:r>
      <w:r w:rsidRPr="004C44F2">
        <w:rPr>
          <w:rFonts w:ascii="Arial" w:hAnsi="Arial" w:cs="Arial"/>
        </w:rPr>
        <w:t xml:space="preserve"> (FREITAS et al., 2023). </w:t>
      </w:r>
    </w:p>
    <w:p w14:paraId="3F546FF4" w14:textId="61130C68" w:rsidR="001A49B7" w:rsidRDefault="001A49B7" w:rsidP="00A07DEE">
      <w:pPr>
        <w:pStyle w:val="NormalWeb"/>
        <w:spacing w:line="360" w:lineRule="auto"/>
        <w:ind w:firstLine="708"/>
        <w:jc w:val="both"/>
        <w:rPr>
          <w:rFonts w:ascii="Arial" w:hAnsi="Arial" w:cs="Arial"/>
        </w:rPr>
      </w:pPr>
      <w:r w:rsidRPr="004C44F2">
        <w:rPr>
          <w:rFonts w:ascii="Arial" w:hAnsi="Arial" w:cs="Arial"/>
        </w:rPr>
        <w:t>Já o uso de surfactantes tem um custo relativamente menor e pode ser implementado com maior flexibilidade.</w:t>
      </w:r>
    </w:p>
    <w:p w14:paraId="08F50DA8" w14:textId="04211915" w:rsidR="001A49B7" w:rsidRPr="007B49A2" w:rsidRDefault="001A49B7" w:rsidP="00855D6A">
      <w:pPr>
        <w:pStyle w:val="Ttulo2"/>
        <w:numPr>
          <w:ilvl w:val="2"/>
          <w:numId w:val="16"/>
        </w:numPr>
        <w:spacing w:line="360" w:lineRule="auto"/>
        <w:jc w:val="both"/>
        <w:rPr>
          <w:rFonts w:ascii="Arial" w:hAnsi="Arial" w:cs="Arial"/>
          <w:color w:val="auto"/>
          <w:sz w:val="24"/>
          <w:szCs w:val="24"/>
        </w:rPr>
      </w:pPr>
      <w:bookmarkStart w:id="70" w:name="_Toc199861675"/>
      <w:r w:rsidRPr="007B49A2">
        <w:rPr>
          <w:rStyle w:val="Forte"/>
          <w:rFonts w:ascii="Arial" w:hAnsi="Arial" w:cs="Arial"/>
          <w:bCs w:val="0"/>
          <w:color w:val="auto"/>
          <w:sz w:val="24"/>
          <w:szCs w:val="24"/>
        </w:rPr>
        <w:t>Custos das Tecnologias Emergentes para Mitigação</w:t>
      </w:r>
      <w:bookmarkEnd w:id="70"/>
    </w:p>
    <w:p w14:paraId="7708C29E" w14:textId="77777777" w:rsidR="006B2018" w:rsidRDefault="001A49B7" w:rsidP="00A07DEE">
      <w:pPr>
        <w:pStyle w:val="NormalWeb"/>
        <w:spacing w:line="360" w:lineRule="auto"/>
        <w:ind w:firstLine="708"/>
        <w:jc w:val="both"/>
        <w:rPr>
          <w:rFonts w:ascii="Arial" w:hAnsi="Arial" w:cs="Arial"/>
        </w:rPr>
      </w:pPr>
      <w:r w:rsidRPr="004C44F2">
        <w:rPr>
          <w:rFonts w:ascii="Arial" w:hAnsi="Arial" w:cs="Arial"/>
        </w:rPr>
        <w:t xml:space="preserve">O avanço da biotecnologia e de processos inovadores tem permitido o desenvolvimento de métodos alternativos para a remoção de extrativos. </w:t>
      </w:r>
    </w:p>
    <w:p w14:paraId="3C19A1C0" w14:textId="675BE721" w:rsidR="001A49B7" w:rsidRDefault="001A49B7" w:rsidP="00A07DEE">
      <w:pPr>
        <w:pStyle w:val="NormalWeb"/>
        <w:spacing w:line="360" w:lineRule="auto"/>
        <w:ind w:firstLine="708"/>
        <w:jc w:val="both"/>
        <w:rPr>
          <w:rFonts w:ascii="Arial" w:hAnsi="Arial" w:cs="Arial"/>
        </w:rPr>
      </w:pPr>
      <w:r w:rsidRPr="004C44F2">
        <w:rPr>
          <w:rFonts w:ascii="Arial" w:hAnsi="Arial" w:cs="Arial"/>
        </w:rPr>
        <w:t>No entanto, esses métodos ainda enfrentam desafios relacionados ao custo de implementação e escalabilidade.</w:t>
      </w:r>
    </w:p>
    <w:p w14:paraId="4BBEB960" w14:textId="77777777" w:rsidR="001F67B5" w:rsidRPr="004C44F2" w:rsidRDefault="001F67B5" w:rsidP="00A07DEE">
      <w:pPr>
        <w:pStyle w:val="NormalWeb"/>
        <w:spacing w:line="360" w:lineRule="auto"/>
        <w:ind w:firstLine="708"/>
        <w:jc w:val="both"/>
        <w:rPr>
          <w:rFonts w:ascii="Arial" w:hAnsi="Arial" w:cs="Arial"/>
        </w:rPr>
      </w:pPr>
    </w:p>
    <w:p w14:paraId="2DFDF065" w14:textId="5AB0DDB3" w:rsidR="001F67B5" w:rsidRPr="001F67B5" w:rsidRDefault="001F67B5" w:rsidP="001F67B5">
      <w:pPr>
        <w:pStyle w:val="Legenda"/>
        <w:keepNext/>
        <w:jc w:val="center"/>
        <w:rPr>
          <w:rFonts w:ascii="Arial" w:hAnsi="Arial" w:cs="Arial"/>
          <w:i w:val="0"/>
          <w:color w:val="auto"/>
          <w:sz w:val="20"/>
        </w:rPr>
      </w:pPr>
      <w:r w:rsidRPr="001F67B5">
        <w:rPr>
          <w:rFonts w:ascii="Arial" w:hAnsi="Arial" w:cs="Arial"/>
          <w:i w:val="0"/>
          <w:color w:val="auto"/>
          <w:sz w:val="20"/>
        </w:rPr>
        <w:t xml:space="preserve">Tabela </w:t>
      </w:r>
      <w:r w:rsidRPr="001F67B5">
        <w:rPr>
          <w:rFonts w:ascii="Arial" w:hAnsi="Arial" w:cs="Arial"/>
          <w:i w:val="0"/>
          <w:color w:val="auto"/>
          <w:sz w:val="20"/>
        </w:rPr>
        <w:fldChar w:fldCharType="begin"/>
      </w:r>
      <w:r w:rsidRPr="001F67B5">
        <w:rPr>
          <w:rFonts w:ascii="Arial" w:hAnsi="Arial" w:cs="Arial"/>
          <w:i w:val="0"/>
          <w:color w:val="auto"/>
          <w:sz w:val="20"/>
        </w:rPr>
        <w:instrText xml:space="preserve"> SEQ Tabela \* ARABIC </w:instrText>
      </w:r>
      <w:r w:rsidRPr="001F67B5">
        <w:rPr>
          <w:rFonts w:ascii="Arial" w:hAnsi="Arial" w:cs="Arial"/>
          <w:i w:val="0"/>
          <w:color w:val="auto"/>
          <w:sz w:val="20"/>
        </w:rPr>
        <w:fldChar w:fldCharType="separate"/>
      </w:r>
      <w:r>
        <w:rPr>
          <w:rFonts w:ascii="Arial" w:hAnsi="Arial" w:cs="Arial"/>
          <w:i w:val="0"/>
          <w:noProof/>
          <w:color w:val="auto"/>
          <w:sz w:val="20"/>
        </w:rPr>
        <w:t>3</w:t>
      </w:r>
      <w:r w:rsidRPr="001F67B5">
        <w:rPr>
          <w:rFonts w:ascii="Arial" w:hAnsi="Arial" w:cs="Arial"/>
          <w:i w:val="0"/>
          <w:color w:val="auto"/>
          <w:sz w:val="20"/>
        </w:rPr>
        <w:fldChar w:fldCharType="end"/>
      </w:r>
      <w:r w:rsidRPr="001F67B5">
        <w:rPr>
          <w:rFonts w:ascii="Arial" w:hAnsi="Arial" w:cs="Arial"/>
          <w:i w:val="0"/>
          <w:color w:val="auto"/>
          <w:sz w:val="20"/>
        </w:rPr>
        <w:t>. Tecnologias para Mitigação dos Impactos dos Extrativos na Produção de Celulose: Investimentos, Custos e Benefícios Financeiros.</w:t>
      </w:r>
    </w:p>
    <w:tbl>
      <w:tblPr>
        <w:tblStyle w:val="Tabelacomgrade"/>
        <w:tblW w:w="0" w:type="auto"/>
        <w:tblLook w:val="04A0" w:firstRow="1" w:lastRow="0" w:firstColumn="1" w:lastColumn="0" w:noHBand="0" w:noVBand="1"/>
      </w:tblPr>
      <w:tblGrid>
        <w:gridCol w:w="2464"/>
        <w:gridCol w:w="2180"/>
        <w:gridCol w:w="1907"/>
        <w:gridCol w:w="2510"/>
      </w:tblGrid>
      <w:tr w:rsidR="001A49B7" w:rsidRPr="00A07DEE" w14:paraId="42174A11" w14:textId="77777777" w:rsidTr="00D33EC5">
        <w:trPr>
          <w:trHeight w:val="567"/>
        </w:trPr>
        <w:tc>
          <w:tcPr>
            <w:tcW w:w="0" w:type="auto"/>
            <w:vAlign w:val="center"/>
            <w:hideMark/>
          </w:tcPr>
          <w:p w14:paraId="3E5F13AC" w14:textId="77777777" w:rsidR="001A49B7" w:rsidRPr="00A07DEE" w:rsidRDefault="001A49B7" w:rsidP="007B49A2">
            <w:pPr>
              <w:jc w:val="center"/>
              <w:rPr>
                <w:rFonts w:ascii="Arial" w:hAnsi="Arial" w:cs="Arial"/>
                <w:b/>
                <w:bCs/>
                <w:sz w:val="24"/>
                <w:szCs w:val="24"/>
              </w:rPr>
            </w:pPr>
            <w:r w:rsidRPr="00A07DEE">
              <w:rPr>
                <w:rStyle w:val="Forte"/>
                <w:rFonts w:ascii="Arial" w:hAnsi="Arial" w:cs="Arial"/>
                <w:sz w:val="24"/>
                <w:szCs w:val="24"/>
              </w:rPr>
              <w:t>Tecnologia</w:t>
            </w:r>
          </w:p>
        </w:tc>
        <w:tc>
          <w:tcPr>
            <w:tcW w:w="0" w:type="auto"/>
            <w:vAlign w:val="center"/>
            <w:hideMark/>
          </w:tcPr>
          <w:p w14:paraId="60828DEA" w14:textId="77777777" w:rsidR="001A49B7" w:rsidRPr="00A07DEE" w:rsidRDefault="001A49B7" w:rsidP="007B49A2">
            <w:pPr>
              <w:jc w:val="center"/>
              <w:rPr>
                <w:rFonts w:ascii="Arial" w:hAnsi="Arial" w:cs="Arial"/>
                <w:b/>
                <w:bCs/>
                <w:sz w:val="24"/>
                <w:szCs w:val="24"/>
              </w:rPr>
            </w:pPr>
            <w:r w:rsidRPr="00A07DEE">
              <w:rPr>
                <w:rStyle w:val="Forte"/>
                <w:rFonts w:ascii="Arial" w:hAnsi="Arial" w:cs="Arial"/>
                <w:sz w:val="24"/>
                <w:szCs w:val="24"/>
              </w:rPr>
              <w:t>Investimento Inicial</w:t>
            </w:r>
          </w:p>
        </w:tc>
        <w:tc>
          <w:tcPr>
            <w:tcW w:w="0" w:type="auto"/>
            <w:vAlign w:val="center"/>
            <w:hideMark/>
          </w:tcPr>
          <w:p w14:paraId="0B8B4172" w14:textId="77777777" w:rsidR="001A49B7" w:rsidRPr="00A07DEE" w:rsidRDefault="001A49B7" w:rsidP="007B49A2">
            <w:pPr>
              <w:jc w:val="center"/>
              <w:rPr>
                <w:rFonts w:ascii="Arial" w:hAnsi="Arial" w:cs="Arial"/>
                <w:b/>
                <w:bCs/>
                <w:sz w:val="24"/>
                <w:szCs w:val="24"/>
              </w:rPr>
            </w:pPr>
            <w:r w:rsidRPr="00A07DEE">
              <w:rPr>
                <w:rStyle w:val="Forte"/>
                <w:rFonts w:ascii="Arial" w:hAnsi="Arial" w:cs="Arial"/>
                <w:sz w:val="24"/>
                <w:szCs w:val="24"/>
              </w:rPr>
              <w:t>Custo Operacional Contínuo</w:t>
            </w:r>
          </w:p>
        </w:tc>
        <w:tc>
          <w:tcPr>
            <w:tcW w:w="0" w:type="auto"/>
            <w:vAlign w:val="center"/>
            <w:hideMark/>
          </w:tcPr>
          <w:p w14:paraId="785A7A6B" w14:textId="77777777" w:rsidR="001A49B7" w:rsidRPr="00A07DEE" w:rsidRDefault="001A49B7" w:rsidP="007B49A2">
            <w:pPr>
              <w:jc w:val="center"/>
              <w:rPr>
                <w:rFonts w:ascii="Arial" w:hAnsi="Arial" w:cs="Arial"/>
                <w:b/>
                <w:bCs/>
                <w:sz w:val="24"/>
                <w:szCs w:val="24"/>
              </w:rPr>
            </w:pPr>
            <w:r w:rsidRPr="00A07DEE">
              <w:rPr>
                <w:rStyle w:val="Forte"/>
                <w:rFonts w:ascii="Arial" w:hAnsi="Arial" w:cs="Arial"/>
                <w:sz w:val="24"/>
                <w:szCs w:val="24"/>
              </w:rPr>
              <w:t>Impacto Financeiro Positivo</w:t>
            </w:r>
          </w:p>
        </w:tc>
      </w:tr>
      <w:tr w:rsidR="001A49B7" w:rsidRPr="00A07DEE" w14:paraId="3B19FCD6" w14:textId="77777777" w:rsidTr="00D33EC5">
        <w:trPr>
          <w:trHeight w:val="567"/>
        </w:trPr>
        <w:tc>
          <w:tcPr>
            <w:tcW w:w="0" w:type="auto"/>
            <w:vAlign w:val="center"/>
            <w:hideMark/>
          </w:tcPr>
          <w:p w14:paraId="128136EF" w14:textId="77777777" w:rsidR="001A49B7" w:rsidRPr="00A07DEE" w:rsidRDefault="001A49B7" w:rsidP="007B49A2">
            <w:pPr>
              <w:jc w:val="center"/>
              <w:rPr>
                <w:rFonts w:ascii="Arial" w:hAnsi="Arial" w:cs="Arial"/>
                <w:sz w:val="24"/>
                <w:szCs w:val="24"/>
              </w:rPr>
            </w:pPr>
            <w:r w:rsidRPr="00A07DEE">
              <w:rPr>
                <w:rStyle w:val="Forte"/>
                <w:rFonts w:ascii="Arial" w:hAnsi="Arial" w:cs="Arial"/>
                <w:sz w:val="24"/>
                <w:szCs w:val="24"/>
              </w:rPr>
              <w:t xml:space="preserve">Tratamento enzimático com lipases e </w:t>
            </w:r>
            <w:proofErr w:type="spellStart"/>
            <w:r w:rsidRPr="00A07DEE">
              <w:rPr>
                <w:rStyle w:val="Forte"/>
                <w:rFonts w:ascii="Arial" w:hAnsi="Arial" w:cs="Arial"/>
                <w:sz w:val="24"/>
                <w:szCs w:val="24"/>
              </w:rPr>
              <w:t>lacases</w:t>
            </w:r>
            <w:proofErr w:type="spellEnd"/>
          </w:p>
        </w:tc>
        <w:tc>
          <w:tcPr>
            <w:tcW w:w="0" w:type="auto"/>
            <w:vAlign w:val="center"/>
            <w:hideMark/>
          </w:tcPr>
          <w:p w14:paraId="3844EDC0" w14:textId="77777777" w:rsidR="006B2018" w:rsidRPr="00EF23D2" w:rsidRDefault="001A49B7" w:rsidP="007B49A2">
            <w:pPr>
              <w:jc w:val="center"/>
              <w:rPr>
                <w:rFonts w:ascii="Arial" w:hAnsi="Arial" w:cs="Arial"/>
                <w:b/>
                <w:bCs/>
                <w:sz w:val="24"/>
                <w:szCs w:val="24"/>
              </w:rPr>
            </w:pPr>
            <w:r w:rsidRPr="00EF23D2">
              <w:rPr>
                <w:rFonts w:ascii="Arial" w:hAnsi="Arial" w:cs="Arial"/>
                <w:b/>
                <w:bCs/>
                <w:sz w:val="24"/>
                <w:szCs w:val="24"/>
              </w:rPr>
              <w:t xml:space="preserve">Médio a alto </w:t>
            </w:r>
          </w:p>
          <w:p w14:paraId="0225309E" w14:textId="5B5DCB16" w:rsidR="001A49B7" w:rsidRPr="00A07DEE" w:rsidRDefault="001A49B7" w:rsidP="007B49A2">
            <w:pPr>
              <w:jc w:val="center"/>
              <w:rPr>
                <w:rFonts w:ascii="Arial" w:hAnsi="Arial" w:cs="Arial"/>
                <w:sz w:val="24"/>
                <w:szCs w:val="24"/>
              </w:rPr>
            </w:pPr>
            <w:r w:rsidRPr="00A07DEE">
              <w:rPr>
                <w:rFonts w:ascii="Arial" w:hAnsi="Arial" w:cs="Arial"/>
                <w:sz w:val="24"/>
                <w:szCs w:val="24"/>
              </w:rPr>
              <w:t>(compra de enzimas e adaptação do processo)</w:t>
            </w:r>
          </w:p>
        </w:tc>
        <w:tc>
          <w:tcPr>
            <w:tcW w:w="0" w:type="auto"/>
            <w:vAlign w:val="center"/>
            <w:hideMark/>
          </w:tcPr>
          <w:p w14:paraId="62CF1A2C" w14:textId="77777777" w:rsidR="006B2018" w:rsidRPr="00EF23D2" w:rsidRDefault="001A49B7" w:rsidP="007B49A2">
            <w:pPr>
              <w:jc w:val="center"/>
              <w:rPr>
                <w:rFonts w:ascii="Arial" w:hAnsi="Arial" w:cs="Arial"/>
                <w:b/>
                <w:bCs/>
                <w:sz w:val="24"/>
                <w:szCs w:val="24"/>
              </w:rPr>
            </w:pPr>
            <w:r w:rsidRPr="00EF23D2">
              <w:rPr>
                <w:rFonts w:ascii="Arial" w:hAnsi="Arial" w:cs="Arial"/>
                <w:b/>
                <w:bCs/>
                <w:sz w:val="24"/>
                <w:szCs w:val="24"/>
              </w:rPr>
              <w:t>Médio</w:t>
            </w:r>
          </w:p>
          <w:p w14:paraId="67C6BCF1" w14:textId="58DE4A24" w:rsidR="001A49B7" w:rsidRPr="00A07DEE" w:rsidRDefault="001A49B7" w:rsidP="007B49A2">
            <w:pPr>
              <w:jc w:val="center"/>
              <w:rPr>
                <w:rFonts w:ascii="Arial" w:hAnsi="Arial" w:cs="Arial"/>
                <w:sz w:val="24"/>
                <w:szCs w:val="24"/>
              </w:rPr>
            </w:pPr>
            <w:r w:rsidRPr="00A07DEE">
              <w:rPr>
                <w:rFonts w:ascii="Arial" w:hAnsi="Arial" w:cs="Arial"/>
                <w:sz w:val="24"/>
                <w:szCs w:val="24"/>
              </w:rPr>
              <w:t xml:space="preserve"> (dosagem periódica de enzimas)</w:t>
            </w:r>
          </w:p>
        </w:tc>
        <w:tc>
          <w:tcPr>
            <w:tcW w:w="0" w:type="auto"/>
            <w:vAlign w:val="center"/>
            <w:hideMark/>
          </w:tcPr>
          <w:p w14:paraId="4E4B5573" w14:textId="77777777" w:rsidR="001A49B7" w:rsidRPr="00A07DEE" w:rsidRDefault="001A49B7" w:rsidP="007B49A2">
            <w:pPr>
              <w:jc w:val="center"/>
              <w:rPr>
                <w:rFonts w:ascii="Arial" w:hAnsi="Arial" w:cs="Arial"/>
                <w:sz w:val="24"/>
                <w:szCs w:val="24"/>
              </w:rPr>
            </w:pPr>
            <w:r w:rsidRPr="00A07DEE">
              <w:rPr>
                <w:rFonts w:ascii="Arial" w:hAnsi="Arial" w:cs="Arial"/>
                <w:sz w:val="24"/>
                <w:szCs w:val="24"/>
              </w:rPr>
              <w:t xml:space="preserve">Redução no consumo de branqueadores e menor formação de </w:t>
            </w:r>
            <w:r w:rsidRPr="006C4EF1">
              <w:rPr>
                <w:rFonts w:ascii="Arial" w:hAnsi="Arial" w:cs="Arial"/>
                <w:i/>
                <w:iCs/>
                <w:sz w:val="24"/>
                <w:szCs w:val="24"/>
              </w:rPr>
              <w:t>pitch</w:t>
            </w:r>
          </w:p>
        </w:tc>
      </w:tr>
      <w:tr w:rsidR="001A49B7" w:rsidRPr="00A07DEE" w14:paraId="5C0CFE83" w14:textId="77777777" w:rsidTr="00D33EC5">
        <w:trPr>
          <w:trHeight w:val="567"/>
        </w:trPr>
        <w:tc>
          <w:tcPr>
            <w:tcW w:w="0" w:type="auto"/>
            <w:vAlign w:val="center"/>
            <w:hideMark/>
          </w:tcPr>
          <w:p w14:paraId="6F057255" w14:textId="77777777" w:rsidR="001A49B7" w:rsidRPr="00A07DEE" w:rsidRDefault="001A49B7" w:rsidP="007B49A2">
            <w:pPr>
              <w:jc w:val="center"/>
              <w:rPr>
                <w:rFonts w:ascii="Arial" w:hAnsi="Arial" w:cs="Arial"/>
                <w:sz w:val="24"/>
                <w:szCs w:val="24"/>
              </w:rPr>
            </w:pPr>
            <w:r w:rsidRPr="00A07DEE">
              <w:rPr>
                <w:rStyle w:val="Forte"/>
                <w:rFonts w:ascii="Arial" w:hAnsi="Arial" w:cs="Arial"/>
                <w:sz w:val="24"/>
                <w:szCs w:val="24"/>
              </w:rPr>
              <w:t>Biorremediação com micro-organismos</w:t>
            </w:r>
          </w:p>
        </w:tc>
        <w:tc>
          <w:tcPr>
            <w:tcW w:w="0" w:type="auto"/>
            <w:vAlign w:val="center"/>
            <w:hideMark/>
          </w:tcPr>
          <w:p w14:paraId="149153BE" w14:textId="77777777" w:rsidR="006B2018" w:rsidRPr="00EF23D2" w:rsidRDefault="001A49B7" w:rsidP="007B49A2">
            <w:pPr>
              <w:jc w:val="center"/>
              <w:rPr>
                <w:rFonts w:ascii="Arial" w:hAnsi="Arial" w:cs="Arial"/>
                <w:b/>
                <w:bCs/>
                <w:sz w:val="24"/>
                <w:szCs w:val="24"/>
              </w:rPr>
            </w:pPr>
            <w:r w:rsidRPr="00EF23D2">
              <w:rPr>
                <w:rFonts w:ascii="Arial" w:hAnsi="Arial" w:cs="Arial"/>
                <w:b/>
                <w:bCs/>
                <w:sz w:val="24"/>
                <w:szCs w:val="24"/>
              </w:rPr>
              <w:t>Alto</w:t>
            </w:r>
          </w:p>
          <w:p w14:paraId="3F0029DB" w14:textId="395F356C" w:rsidR="001A49B7" w:rsidRPr="00A07DEE" w:rsidRDefault="001A49B7" w:rsidP="007B49A2">
            <w:pPr>
              <w:jc w:val="center"/>
              <w:rPr>
                <w:rFonts w:ascii="Arial" w:hAnsi="Arial" w:cs="Arial"/>
                <w:sz w:val="24"/>
                <w:szCs w:val="24"/>
              </w:rPr>
            </w:pPr>
            <w:r w:rsidRPr="00A07DEE">
              <w:rPr>
                <w:rFonts w:ascii="Arial" w:hAnsi="Arial" w:cs="Arial"/>
                <w:sz w:val="24"/>
                <w:szCs w:val="24"/>
              </w:rPr>
              <w:t xml:space="preserve"> (pesquisa e adaptação do processo)</w:t>
            </w:r>
          </w:p>
        </w:tc>
        <w:tc>
          <w:tcPr>
            <w:tcW w:w="0" w:type="auto"/>
            <w:vAlign w:val="center"/>
            <w:hideMark/>
          </w:tcPr>
          <w:p w14:paraId="485E6AA6" w14:textId="77777777" w:rsidR="006B2018" w:rsidRPr="00EF23D2" w:rsidRDefault="001A49B7" w:rsidP="007B49A2">
            <w:pPr>
              <w:jc w:val="center"/>
              <w:rPr>
                <w:rFonts w:ascii="Arial" w:hAnsi="Arial" w:cs="Arial"/>
                <w:b/>
                <w:bCs/>
                <w:sz w:val="24"/>
                <w:szCs w:val="24"/>
              </w:rPr>
            </w:pPr>
            <w:r w:rsidRPr="00EF23D2">
              <w:rPr>
                <w:rFonts w:ascii="Arial" w:hAnsi="Arial" w:cs="Arial"/>
                <w:b/>
                <w:bCs/>
                <w:sz w:val="24"/>
                <w:szCs w:val="24"/>
              </w:rPr>
              <w:t>Baixo a médio</w:t>
            </w:r>
          </w:p>
          <w:p w14:paraId="04527D85" w14:textId="2AA64980" w:rsidR="001A49B7" w:rsidRPr="00A07DEE" w:rsidRDefault="001A49B7" w:rsidP="007B49A2">
            <w:pPr>
              <w:jc w:val="center"/>
              <w:rPr>
                <w:rFonts w:ascii="Arial" w:hAnsi="Arial" w:cs="Arial"/>
                <w:sz w:val="24"/>
                <w:szCs w:val="24"/>
              </w:rPr>
            </w:pPr>
            <w:r w:rsidRPr="00A07DEE">
              <w:rPr>
                <w:rFonts w:ascii="Arial" w:hAnsi="Arial" w:cs="Arial"/>
                <w:sz w:val="24"/>
                <w:szCs w:val="24"/>
              </w:rPr>
              <w:t xml:space="preserve"> (dependendo do cultivo dos micro-organismos)</w:t>
            </w:r>
          </w:p>
        </w:tc>
        <w:tc>
          <w:tcPr>
            <w:tcW w:w="0" w:type="auto"/>
            <w:vAlign w:val="center"/>
            <w:hideMark/>
          </w:tcPr>
          <w:p w14:paraId="6BA60B50" w14:textId="77777777" w:rsidR="001A49B7" w:rsidRPr="00A07DEE" w:rsidRDefault="001A49B7" w:rsidP="007B49A2">
            <w:pPr>
              <w:jc w:val="center"/>
              <w:rPr>
                <w:rFonts w:ascii="Arial" w:hAnsi="Arial" w:cs="Arial"/>
                <w:sz w:val="24"/>
                <w:szCs w:val="24"/>
              </w:rPr>
            </w:pPr>
            <w:r w:rsidRPr="00A07DEE">
              <w:rPr>
                <w:rFonts w:ascii="Arial" w:hAnsi="Arial" w:cs="Arial"/>
                <w:sz w:val="24"/>
                <w:szCs w:val="24"/>
              </w:rPr>
              <w:t>Redução da carga de extrativos na madeira antes da chegada à fábrica</w:t>
            </w:r>
          </w:p>
        </w:tc>
      </w:tr>
      <w:tr w:rsidR="001A49B7" w:rsidRPr="00A07DEE" w14:paraId="5B781E85" w14:textId="77777777" w:rsidTr="00D33EC5">
        <w:trPr>
          <w:trHeight w:val="567"/>
        </w:trPr>
        <w:tc>
          <w:tcPr>
            <w:tcW w:w="0" w:type="auto"/>
            <w:vAlign w:val="center"/>
            <w:hideMark/>
          </w:tcPr>
          <w:p w14:paraId="798CCA91" w14:textId="77777777" w:rsidR="001A49B7" w:rsidRPr="00A07DEE" w:rsidRDefault="001A49B7" w:rsidP="007B49A2">
            <w:pPr>
              <w:jc w:val="center"/>
              <w:rPr>
                <w:rFonts w:ascii="Arial" w:hAnsi="Arial" w:cs="Arial"/>
                <w:sz w:val="24"/>
                <w:szCs w:val="24"/>
              </w:rPr>
            </w:pPr>
            <w:r w:rsidRPr="00A07DEE">
              <w:rPr>
                <w:rStyle w:val="Forte"/>
                <w:rFonts w:ascii="Arial" w:hAnsi="Arial" w:cs="Arial"/>
                <w:sz w:val="24"/>
                <w:szCs w:val="24"/>
              </w:rPr>
              <w:t>Uso de solventes alternativos para extração seletiva</w:t>
            </w:r>
          </w:p>
        </w:tc>
        <w:tc>
          <w:tcPr>
            <w:tcW w:w="0" w:type="auto"/>
            <w:vAlign w:val="center"/>
            <w:hideMark/>
          </w:tcPr>
          <w:p w14:paraId="7DAA99E6" w14:textId="77777777" w:rsidR="006B2018" w:rsidRPr="00EF23D2" w:rsidRDefault="001A49B7" w:rsidP="007B49A2">
            <w:pPr>
              <w:jc w:val="center"/>
              <w:rPr>
                <w:rFonts w:ascii="Arial" w:hAnsi="Arial" w:cs="Arial"/>
                <w:b/>
                <w:bCs/>
                <w:sz w:val="24"/>
                <w:szCs w:val="24"/>
              </w:rPr>
            </w:pPr>
            <w:r w:rsidRPr="00EF23D2">
              <w:rPr>
                <w:rFonts w:ascii="Arial" w:hAnsi="Arial" w:cs="Arial"/>
                <w:b/>
                <w:bCs/>
                <w:sz w:val="24"/>
                <w:szCs w:val="24"/>
              </w:rPr>
              <w:t>Muito alto</w:t>
            </w:r>
          </w:p>
          <w:p w14:paraId="29441ADB" w14:textId="0C358E8E" w:rsidR="001A49B7" w:rsidRPr="00A07DEE" w:rsidRDefault="001A49B7" w:rsidP="007B49A2">
            <w:pPr>
              <w:jc w:val="center"/>
              <w:rPr>
                <w:rFonts w:ascii="Arial" w:hAnsi="Arial" w:cs="Arial"/>
                <w:sz w:val="24"/>
                <w:szCs w:val="24"/>
              </w:rPr>
            </w:pPr>
            <w:r w:rsidRPr="00A07DEE">
              <w:rPr>
                <w:rFonts w:ascii="Arial" w:hAnsi="Arial" w:cs="Arial"/>
                <w:sz w:val="24"/>
                <w:szCs w:val="24"/>
              </w:rPr>
              <w:t xml:space="preserve"> (equipamentos para extração por CO</w:t>
            </w:r>
            <w:r w:rsidRPr="00A07DEE">
              <w:rPr>
                <w:rFonts w:ascii="Cambria Math" w:hAnsi="Cambria Math" w:cs="Cambria Math"/>
                <w:sz w:val="24"/>
                <w:szCs w:val="24"/>
              </w:rPr>
              <w:t>₂</w:t>
            </w:r>
            <w:r w:rsidRPr="00A07DEE">
              <w:rPr>
                <w:rFonts w:ascii="Arial" w:hAnsi="Arial" w:cs="Arial"/>
                <w:sz w:val="24"/>
                <w:szCs w:val="24"/>
              </w:rPr>
              <w:t xml:space="preserve"> supercrítico ou etanol)</w:t>
            </w:r>
          </w:p>
        </w:tc>
        <w:tc>
          <w:tcPr>
            <w:tcW w:w="0" w:type="auto"/>
            <w:vAlign w:val="center"/>
            <w:hideMark/>
          </w:tcPr>
          <w:p w14:paraId="65E41C8C" w14:textId="77777777" w:rsidR="006B2018" w:rsidRPr="00EF23D2" w:rsidRDefault="001A49B7" w:rsidP="007B49A2">
            <w:pPr>
              <w:jc w:val="center"/>
              <w:rPr>
                <w:rFonts w:ascii="Arial" w:hAnsi="Arial" w:cs="Arial"/>
                <w:b/>
                <w:bCs/>
                <w:sz w:val="24"/>
                <w:szCs w:val="24"/>
              </w:rPr>
            </w:pPr>
            <w:r w:rsidRPr="00EF23D2">
              <w:rPr>
                <w:rFonts w:ascii="Arial" w:hAnsi="Arial" w:cs="Arial"/>
                <w:b/>
                <w:bCs/>
                <w:sz w:val="24"/>
                <w:szCs w:val="24"/>
              </w:rPr>
              <w:t>Alto</w:t>
            </w:r>
          </w:p>
          <w:p w14:paraId="34C718E7" w14:textId="59492382" w:rsidR="001A49B7" w:rsidRPr="00A07DEE" w:rsidRDefault="001A49B7" w:rsidP="007B49A2">
            <w:pPr>
              <w:jc w:val="center"/>
              <w:rPr>
                <w:rFonts w:ascii="Arial" w:hAnsi="Arial" w:cs="Arial"/>
                <w:sz w:val="24"/>
                <w:szCs w:val="24"/>
              </w:rPr>
            </w:pPr>
            <w:r w:rsidRPr="00A07DEE">
              <w:rPr>
                <w:rFonts w:ascii="Arial" w:hAnsi="Arial" w:cs="Arial"/>
                <w:sz w:val="24"/>
                <w:szCs w:val="24"/>
              </w:rPr>
              <w:t xml:space="preserve"> (custo de reposição dos solventes)</w:t>
            </w:r>
          </w:p>
        </w:tc>
        <w:tc>
          <w:tcPr>
            <w:tcW w:w="0" w:type="auto"/>
            <w:vAlign w:val="center"/>
            <w:hideMark/>
          </w:tcPr>
          <w:p w14:paraId="55132B7C" w14:textId="77777777" w:rsidR="001A49B7" w:rsidRPr="00A07DEE" w:rsidRDefault="001A49B7" w:rsidP="007B49A2">
            <w:pPr>
              <w:jc w:val="center"/>
              <w:rPr>
                <w:rFonts w:ascii="Arial" w:hAnsi="Arial" w:cs="Arial"/>
                <w:sz w:val="24"/>
                <w:szCs w:val="24"/>
              </w:rPr>
            </w:pPr>
            <w:r w:rsidRPr="00A07DEE">
              <w:rPr>
                <w:rFonts w:ascii="Arial" w:hAnsi="Arial" w:cs="Arial"/>
                <w:sz w:val="24"/>
                <w:szCs w:val="24"/>
              </w:rPr>
              <w:t>Potencial de remoção eficiente de extrativos antes da polpação, mas alto custo de implementação</w:t>
            </w:r>
          </w:p>
        </w:tc>
      </w:tr>
      <w:tr w:rsidR="001A49B7" w:rsidRPr="00A07DEE" w14:paraId="11AB8964" w14:textId="77777777" w:rsidTr="00D33EC5">
        <w:trPr>
          <w:trHeight w:val="567"/>
        </w:trPr>
        <w:tc>
          <w:tcPr>
            <w:tcW w:w="0" w:type="auto"/>
            <w:vAlign w:val="center"/>
            <w:hideMark/>
          </w:tcPr>
          <w:p w14:paraId="2A37B26E" w14:textId="77777777" w:rsidR="001A49B7" w:rsidRPr="00A07DEE" w:rsidRDefault="001A49B7" w:rsidP="007B49A2">
            <w:pPr>
              <w:jc w:val="center"/>
              <w:rPr>
                <w:rFonts w:ascii="Arial" w:hAnsi="Arial" w:cs="Arial"/>
                <w:sz w:val="24"/>
                <w:szCs w:val="24"/>
              </w:rPr>
            </w:pPr>
            <w:r w:rsidRPr="00A07DEE">
              <w:rPr>
                <w:rStyle w:val="Forte"/>
                <w:rFonts w:ascii="Arial" w:hAnsi="Arial" w:cs="Arial"/>
                <w:sz w:val="24"/>
                <w:szCs w:val="24"/>
              </w:rPr>
              <w:t>Monitoramento em tempo real da composição química da madeira</w:t>
            </w:r>
          </w:p>
        </w:tc>
        <w:tc>
          <w:tcPr>
            <w:tcW w:w="0" w:type="auto"/>
            <w:vAlign w:val="center"/>
            <w:hideMark/>
          </w:tcPr>
          <w:p w14:paraId="125D46F5" w14:textId="77777777" w:rsidR="000A00A4" w:rsidRPr="00EF23D2" w:rsidRDefault="001A49B7" w:rsidP="007B49A2">
            <w:pPr>
              <w:jc w:val="center"/>
              <w:rPr>
                <w:rFonts w:ascii="Arial" w:hAnsi="Arial" w:cs="Arial"/>
                <w:b/>
                <w:bCs/>
                <w:sz w:val="24"/>
                <w:szCs w:val="24"/>
              </w:rPr>
            </w:pPr>
            <w:r w:rsidRPr="00EF23D2">
              <w:rPr>
                <w:rFonts w:ascii="Arial" w:hAnsi="Arial" w:cs="Arial"/>
                <w:b/>
                <w:bCs/>
                <w:sz w:val="24"/>
                <w:szCs w:val="24"/>
              </w:rPr>
              <w:t>Alto</w:t>
            </w:r>
          </w:p>
          <w:p w14:paraId="35C4DED5" w14:textId="45DEE0A7" w:rsidR="001A49B7" w:rsidRPr="00A07DEE" w:rsidRDefault="001A49B7" w:rsidP="007B49A2">
            <w:pPr>
              <w:jc w:val="center"/>
              <w:rPr>
                <w:rFonts w:ascii="Arial" w:hAnsi="Arial" w:cs="Arial"/>
                <w:sz w:val="24"/>
                <w:szCs w:val="24"/>
              </w:rPr>
            </w:pPr>
            <w:r w:rsidRPr="00A07DEE">
              <w:rPr>
                <w:rFonts w:ascii="Arial" w:hAnsi="Arial" w:cs="Arial"/>
                <w:sz w:val="24"/>
                <w:szCs w:val="24"/>
              </w:rPr>
              <w:t xml:space="preserve"> (sensores e inteligência artificial)</w:t>
            </w:r>
          </w:p>
        </w:tc>
        <w:tc>
          <w:tcPr>
            <w:tcW w:w="0" w:type="auto"/>
            <w:vAlign w:val="center"/>
            <w:hideMark/>
          </w:tcPr>
          <w:p w14:paraId="06D50138" w14:textId="77777777" w:rsidR="000A00A4" w:rsidRPr="00EF23D2" w:rsidRDefault="001A49B7" w:rsidP="007B49A2">
            <w:pPr>
              <w:jc w:val="center"/>
              <w:rPr>
                <w:rFonts w:ascii="Arial" w:hAnsi="Arial" w:cs="Arial"/>
                <w:b/>
                <w:bCs/>
                <w:sz w:val="24"/>
                <w:szCs w:val="24"/>
              </w:rPr>
            </w:pPr>
            <w:r w:rsidRPr="00EF23D2">
              <w:rPr>
                <w:rFonts w:ascii="Arial" w:hAnsi="Arial" w:cs="Arial"/>
                <w:b/>
                <w:bCs/>
                <w:sz w:val="24"/>
                <w:szCs w:val="24"/>
              </w:rPr>
              <w:t>Baixo a médio</w:t>
            </w:r>
          </w:p>
          <w:p w14:paraId="5CA5660C" w14:textId="0F7140F0" w:rsidR="001A49B7" w:rsidRPr="00A07DEE" w:rsidRDefault="001A49B7" w:rsidP="007B49A2">
            <w:pPr>
              <w:jc w:val="center"/>
              <w:rPr>
                <w:rFonts w:ascii="Arial" w:hAnsi="Arial" w:cs="Arial"/>
                <w:sz w:val="24"/>
                <w:szCs w:val="24"/>
              </w:rPr>
            </w:pPr>
            <w:r w:rsidRPr="00A07DEE">
              <w:rPr>
                <w:rFonts w:ascii="Arial" w:hAnsi="Arial" w:cs="Arial"/>
                <w:sz w:val="24"/>
                <w:szCs w:val="24"/>
              </w:rPr>
              <w:t xml:space="preserve"> (manutenção e calibração dos sensores)</w:t>
            </w:r>
          </w:p>
        </w:tc>
        <w:tc>
          <w:tcPr>
            <w:tcW w:w="0" w:type="auto"/>
            <w:vAlign w:val="center"/>
            <w:hideMark/>
          </w:tcPr>
          <w:p w14:paraId="5048BDF0" w14:textId="77777777" w:rsidR="001A49B7" w:rsidRPr="00A07DEE" w:rsidRDefault="001A49B7" w:rsidP="00D33EC5">
            <w:pPr>
              <w:keepNext/>
              <w:jc w:val="center"/>
              <w:rPr>
                <w:rFonts w:ascii="Arial" w:hAnsi="Arial" w:cs="Arial"/>
                <w:sz w:val="24"/>
                <w:szCs w:val="24"/>
              </w:rPr>
            </w:pPr>
            <w:r w:rsidRPr="00A07DEE">
              <w:rPr>
                <w:rFonts w:ascii="Arial" w:hAnsi="Arial" w:cs="Arial"/>
                <w:sz w:val="24"/>
                <w:szCs w:val="24"/>
              </w:rPr>
              <w:t>Otimização da alimentação da fábrica e redução da variabilidade no processo</w:t>
            </w:r>
          </w:p>
        </w:tc>
      </w:tr>
    </w:tbl>
    <w:p w14:paraId="7C251DE2" w14:textId="77777777" w:rsidR="00231284" w:rsidRDefault="00231284" w:rsidP="00A07DEE">
      <w:pPr>
        <w:pStyle w:val="NormalWeb"/>
        <w:spacing w:line="360" w:lineRule="auto"/>
        <w:ind w:firstLine="708"/>
        <w:jc w:val="both"/>
        <w:rPr>
          <w:rFonts w:ascii="Arial" w:hAnsi="Arial" w:cs="Arial"/>
        </w:rPr>
      </w:pPr>
    </w:p>
    <w:p w14:paraId="6D12A4DA" w14:textId="40118B98" w:rsidR="000A00A4" w:rsidRDefault="001A49B7" w:rsidP="00A07DEE">
      <w:pPr>
        <w:pStyle w:val="NormalWeb"/>
        <w:spacing w:line="360" w:lineRule="auto"/>
        <w:ind w:firstLine="708"/>
        <w:jc w:val="both"/>
        <w:rPr>
          <w:rFonts w:ascii="Arial" w:hAnsi="Arial" w:cs="Arial"/>
        </w:rPr>
      </w:pPr>
      <w:r w:rsidRPr="004C44F2">
        <w:rPr>
          <w:rFonts w:ascii="Arial" w:hAnsi="Arial" w:cs="Arial"/>
        </w:rPr>
        <w:t xml:space="preserve">As enzimas, como lipases e </w:t>
      </w:r>
      <w:proofErr w:type="spellStart"/>
      <w:r w:rsidRPr="004C44F2">
        <w:rPr>
          <w:rFonts w:ascii="Arial" w:hAnsi="Arial" w:cs="Arial"/>
        </w:rPr>
        <w:t>lacases</w:t>
      </w:r>
      <w:proofErr w:type="spellEnd"/>
      <w:r w:rsidRPr="004C44F2">
        <w:rPr>
          <w:rFonts w:ascii="Arial" w:hAnsi="Arial" w:cs="Arial"/>
        </w:rPr>
        <w:t xml:space="preserve">, vêm sendo testadas como uma alternativa promissora para reduzir o impacto dos extrativos. </w:t>
      </w:r>
    </w:p>
    <w:p w14:paraId="726748BA" w14:textId="77777777" w:rsidR="000A00A4" w:rsidRDefault="001A49B7" w:rsidP="00A07DEE">
      <w:pPr>
        <w:pStyle w:val="NormalWeb"/>
        <w:spacing w:line="360" w:lineRule="auto"/>
        <w:ind w:firstLine="708"/>
        <w:jc w:val="both"/>
        <w:rPr>
          <w:rFonts w:ascii="Arial" w:hAnsi="Arial" w:cs="Arial"/>
        </w:rPr>
      </w:pPr>
      <w:r w:rsidRPr="004C44F2">
        <w:rPr>
          <w:rFonts w:ascii="Arial" w:hAnsi="Arial" w:cs="Arial"/>
        </w:rPr>
        <w:t xml:space="preserve">No entanto, seu custo ainda é relativamente alto, podendo representar um acréscimo de </w:t>
      </w:r>
      <w:r w:rsidRPr="004C44F2">
        <w:rPr>
          <w:rFonts w:ascii="Arial" w:hAnsi="Arial" w:cs="Arial"/>
          <w:bCs/>
        </w:rPr>
        <w:t>3-7% nos custos operacionais</w:t>
      </w:r>
      <w:r w:rsidRPr="004C44F2">
        <w:rPr>
          <w:rFonts w:ascii="Arial" w:hAnsi="Arial" w:cs="Arial"/>
        </w:rPr>
        <w:t xml:space="preserve"> (COSTA et al., 2022). </w:t>
      </w:r>
    </w:p>
    <w:p w14:paraId="4B2A52F5" w14:textId="157E2D00" w:rsidR="001A49B7" w:rsidRDefault="001A49B7" w:rsidP="00A07DEE">
      <w:pPr>
        <w:pStyle w:val="NormalWeb"/>
        <w:spacing w:line="360" w:lineRule="auto"/>
        <w:ind w:firstLine="708"/>
        <w:jc w:val="both"/>
        <w:rPr>
          <w:rFonts w:ascii="Arial" w:hAnsi="Arial" w:cs="Arial"/>
        </w:rPr>
      </w:pPr>
      <w:r w:rsidRPr="004C44F2">
        <w:rPr>
          <w:rFonts w:ascii="Arial" w:hAnsi="Arial" w:cs="Arial"/>
        </w:rPr>
        <w:t>Já o monitoramento em tempo real da composição química da madeira pode exigir investimentos iniciais elevados, mas pode reduzir custos a longo prazo ao permitir ajustes precisos na alimentação da fábrica.</w:t>
      </w:r>
    </w:p>
    <w:p w14:paraId="249108F5" w14:textId="77777777" w:rsidR="00C4158E" w:rsidRDefault="00C4158E" w:rsidP="00A07DEE">
      <w:pPr>
        <w:pStyle w:val="NormalWeb"/>
        <w:spacing w:line="360" w:lineRule="auto"/>
        <w:ind w:firstLine="708"/>
        <w:jc w:val="both"/>
        <w:rPr>
          <w:rFonts w:ascii="Arial" w:hAnsi="Arial" w:cs="Arial"/>
        </w:rPr>
      </w:pPr>
    </w:p>
    <w:p w14:paraId="31BD4F4E" w14:textId="28CC08B1" w:rsidR="001A49B7" w:rsidRPr="007B49A2" w:rsidRDefault="001A49B7" w:rsidP="00855D6A">
      <w:pPr>
        <w:pStyle w:val="Ttulo2"/>
        <w:numPr>
          <w:ilvl w:val="2"/>
          <w:numId w:val="16"/>
        </w:numPr>
        <w:spacing w:line="360" w:lineRule="auto"/>
        <w:jc w:val="both"/>
        <w:rPr>
          <w:rStyle w:val="Forte"/>
          <w:rFonts w:ascii="Arial" w:hAnsi="Arial" w:cs="Arial"/>
          <w:color w:val="auto"/>
          <w:sz w:val="24"/>
          <w:szCs w:val="24"/>
        </w:rPr>
      </w:pPr>
      <w:bookmarkStart w:id="71" w:name="_Toc199861676"/>
      <w:r w:rsidRPr="007B49A2">
        <w:rPr>
          <w:rStyle w:val="Forte"/>
          <w:rFonts w:ascii="Arial" w:hAnsi="Arial" w:cs="Arial"/>
          <w:bCs w:val="0"/>
          <w:color w:val="auto"/>
          <w:sz w:val="24"/>
          <w:szCs w:val="24"/>
        </w:rPr>
        <w:t>Avaliação do Custo-Benefício das Estratégias</w:t>
      </w:r>
      <w:bookmarkEnd w:id="71"/>
    </w:p>
    <w:p w14:paraId="32FECF69" w14:textId="77777777" w:rsidR="000A00A4" w:rsidRDefault="001A49B7" w:rsidP="00A07DEE">
      <w:pPr>
        <w:pStyle w:val="NormalWeb"/>
        <w:spacing w:line="360" w:lineRule="auto"/>
        <w:ind w:firstLine="708"/>
        <w:jc w:val="both"/>
        <w:rPr>
          <w:rFonts w:ascii="Arial" w:hAnsi="Arial" w:cs="Arial"/>
        </w:rPr>
      </w:pPr>
      <w:r w:rsidRPr="004C44F2">
        <w:rPr>
          <w:rFonts w:ascii="Arial" w:hAnsi="Arial" w:cs="Arial"/>
        </w:rPr>
        <w:t xml:space="preserve">A escolha da estratégia de mitigação dos extrativos depende de um equilíbrio entre os custos adicionais e os benefícios financeiros a longo prazo. </w:t>
      </w:r>
    </w:p>
    <w:p w14:paraId="4698360F" w14:textId="6EDA704A" w:rsidR="001A49B7" w:rsidRDefault="001A49B7" w:rsidP="00A07DEE">
      <w:pPr>
        <w:pStyle w:val="NormalWeb"/>
        <w:spacing w:line="360" w:lineRule="auto"/>
        <w:ind w:firstLine="708"/>
        <w:jc w:val="both"/>
        <w:rPr>
          <w:rFonts w:ascii="Arial" w:hAnsi="Arial" w:cs="Arial"/>
        </w:rPr>
      </w:pPr>
      <w:r w:rsidRPr="004C44F2">
        <w:rPr>
          <w:rFonts w:ascii="Arial" w:hAnsi="Arial" w:cs="Arial"/>
        </w:rPr>
        <w:t>Fábricas que processam madeiras com altos teores de extrativos precisam adotar medidas mais agressivas para evitar impactos operacionais e garantir a qualidade da polpa.</w:t>
      </w:r>
    </w:p>
    <w:p w14:paraId="4D12AD9C" w14:textId="77777777" w:rsidR="001F67B5" w:rsidRDefault="001F67B5" w:rsidP="00A07DEE">
      <w:pPr>
        <w:pStyle w:val="NormalWeb"/>
        <w:spacing w:line="360" w:lineRule="auto"/>
        <w:ind w:firstLine="708"/>
        <w:jc w:val="both"/>
        <w:rPr>
          <w:rFonts w:ascii="Arial" w:hAnsi="Arial" w:cs="Arial"/>
        </w:rPr>
      </w:pPr>
    </w:p>
    <w:p w14:paraId="663B1D33" w14:textId="3ECAC37B" w:rsidR="001F67B5" w:rsidRPr="001F67B5" w:rsidRDefault="001F67B5" w:rsidP="001F67B5">
      <w:pPr>
        <w:pStyle w:val="Legenda"/>
        <w:keepNext/>
        <w:jc w:val="center"/>
        <w:rPr>
          <w:rFonts w:ascii="Arial" w:hAnsi="Arial" w:cs="Arial"/>
          <w:i w:val="0"/>
          <w:color w:val="auto"/>
          <w:sz w:val="20"/>
        </w:rPr>
      </w:pPr>
      <w:r w:rsidRPr="001F67B5">
        <w:rPr>
          <w:rFonts w:ascii="Arial" w:hAnsi="Arial" w:cs="Arial"/>
          <w:i w:val="0"/>
          <w:color w:val="auto"/>
          <w:sz w:val="20"/>
        </w:rPr>
        <w:t xml:space="preserve">Tabela </w:t>
      </w:r>
      <w:r w:rsidRPr="001F67B5">
        <w:rPr>
          <w:rFonts w:ascii="Arial" w:hAnsi="Arial" w:cs="Arial"/>
          <w:i w:val="0"/>
          <w:color w:val="auto"/>
          <w:sz w:val="20"/>
        </w:rPr>
        <w:fldChar w:fldCharType="begin"/>
      </w:r>
      <w:r w:rsidRPr="001F67B5">
        <w:rPr>
          <w:rFonts w:ascii="Arial" w:hAnsi="Arial" w:cs="Arial"/>
          <w:i w:val="0"/>
          <w:color w:val="auto"/>
          <w:sz w:val="20"/>
        </w:rPr>
        <w:instrText xml:space="preserve"> SEQ Tabela \* ARABIC </w:instrText>
      </w:r>
      <w:r w:rsidRPr="001F67B5">
        <w:rPr>
          <w:rFonts w:ascii="Arial" w:hAnsi="Arial" w:cs="Arial"/>
          <w:i w:val="0"/>
          <w:color w:val="auto"/>
          <w:sz w:val="20"/>
        </w:rPr>
        <w:fldChar w:fldCharType="separate"/>
      </w:r>
      <w:r>
        <w:rPr>
          <w:rFonts w:ascii="Arial" w:hAnsi="Arial" w:cs="Arial"/>
          <w:i w:val="0"/>
          <w:noProof/>
          <w:color w:val="auto"/>
          <w:sz w:val="20"/>
        </w:rPr>
        <w:t>4</w:t>
      </w:r>
      <w:r w:rsidRPr="001F67B5">
        <w:rPr>
          <w:rFonts w:ascii="Arial" w:hAnsi="Arial" w:cs="Arial"/>
          <w:i w:val="0"/>
          <w:color w:val="auto"/>
          <w:sz w:val="20"/>
        </w:rPr>
        <w:fldChar w:fldCharType="end"/>
      </w:r>
      <w:r w:rsidRPr="001F67B5">
        <w:rPr>
          <w:rFonts w:ascii="Arial" w:hAnsi="Arial" w:cs="Arial"/>
          <w:i w:val="0"/>
          <w:color w:val="auto"/>
          <w:sz w:val="20"/>
        </w:rPr>
        <w:t>. Resumo Comparativo das Estratégias e Seus Custos.</w:t>
      </w:r>
    </w:p>
    <w:tbl>
      <w:tblPr>
        <w:tblStyle w:val="Tabelacomgrade"/>
        <w:tblW w:w="0" w:type="auto"/>
        <w:jc w:val="center"/>
        <w:tblLook w:val="04A0" w:firstRow="1" w:lastRow="0" w:firstColumn="1" w:lastColumn="0" w:noHBand="0" w:noVBand="1"/>
      </w:tblPr>
      <w:tblGrid>
        <w:gridCol w:w="3125"/>
        <w:gridCol w:w="1096"/>
        <w:gridCol w:w="1385"/>
        <w:gridCol w:w="3455"/>
      </w:tblGrid>
      <w:tr w:rsidR="001A49B7" w14:paraId="7805673A" w14:textId="77777777" w:rsidTr="00D33EC5">
        <w:trPr>
          <w:trHeight w:val="567"/>
          <w:jc w:val="center"/>
        </w:trPr>
        <w:tc>
          <w:tcPr>
            <w:tcW w:w="0" w:type="auto"/>
            <w:vAlign w:val="center"/>
            <w:hideMark/>
          </w:tcPr>
          <w:p w14:paraId="01AB6F63" w14:textId="77777777" w:rsidR="001A49B7" w:rsidRPr="004C44F2" w:rsidRDefault="001A49B7" w:rsidP="0081409C">
            <w:pPr>
              <w:jc w:val="both"/>
              <w:rPr>
                <w:rFonts w:ascii="Arial" w:hAnsi="Arial" w:cs="Arial"/>
                <w:b/>
                <w:bCs/>
                <w:sz w:val="24"/>
                <w:szCs w:val="24"/>
              </w:rPr>
            </w:pPr>
            <w:r w:rsidRPr="004C44F2">
              <w:rPr>
                <w:rStyle w:val="Forte"/>
                <w:rFonts w:ascii="Arial" w:hAnsi="Arial" w:cs="Arial"/>
                <w:sz w:val="24"/>
                <w:szCs w:val="24"/>
              </w:rPr>
              <w:t>Estratégia</w:t>
            </w:r>
          </w:p>
        </w:tc>
        <w:tc>
          <w:tcPr>
            <w:tcW w:w="0" w:type="auto"/>
            <w:vAlign w:val="center"/>
            <w:hideMark/>
          </w:tcPr>
          <w:p w14:paraId="28DCCF8E" w14:textId="77777777" w:rsidR="001A49B7" w:rsidRPr="004C44F2" w:rsidRDefault="001A49B7" w:rsidP="0081409C">
            <w:pPr>
              <w:jc w:val="both"/>
              <w:rPr>
                <w:rFonts w:ascii="Arial" w:hAnsi="Arial" w:cs="Arial"/>
                <w:b/>
                <w:bCs/>
                <w:sz w:val="24"/>
                <w:szCs w:val="24"/>
              </w:rPr>
            </w:pPr>
            <w:r w:rsidRPr="004C44F2">
              <w:rPr>
                <w:rStyle w:val="Forte"/>
                <w:rFonts w:ascii="Arial" w:hAnsi="Arial" w:cs="Arial"/>
                <w:sz w:val="24"/>
                <w:szCs w:val="24"/>
              </w:rPr>
              <w:t>Custo Inicial</w:t>
            </w:r>
          </w:p>
        </w:tc>
        <w:tc>
          <w:tcPr>
            <w:tcW w:w="0" w:type="auto"/>
            <w:vAlign w:val="center"/>
            <w:hideMark/>
          </w:tcPr>
          <w:p w14:paraId="3A1342F8" w14:textId="77777777" w:rsidR="001A49B7" w:rsidRPr="004C44F2" w:rsidRDefault="001A49B7" w:rsidP="0081409C">
            <w:pPr>
              <w:jc w:val="both"/>
              <w:rPr>
                <w:rFonts w:ascii="Arial" w:hAnsi="Arial" w:cs="Arial"/>
                <w:b/>
                <w:bCs/>
                <w:sz w:val="24"/>
                <w:szCs w:val="24"/>
              </w:rPr>
            </w:pPr>
            <w:r w:rsidRPr="004C44F2">
              <w:rPr>
                <w:rStyle w:val="Forte"/>
                <w:rFonts w:ascii="Arial" w:hAnsi="Arial" w:cs="Arial"/>
                <w:sz w:val="24"/>
                <w:szCs w:val="24"/>
              </w:rPr>
              <w:t>Custo Contínuo</w:t>
            </w:r>
          </w:p>
        </w:tc>
        <w:tc>
          <w:tcPr>
            <w:tcW w:w="0" w:type="auto"/>
            <w:vAlign w:val="center"/>
            <w:hideMark/>
          </w:tcPr>
          <w:p w14:paraId="0FFD0069" w14:textId="77777777" w:rsidR="001A49B7" w:rsidRPr="004C44F2" w:rsidRDefault="001A49B7" w:rsidP="0081409C">
            <w:pPr>
              <w:jc w:val="both"/>
              <w:rPr>
                <w:rFonts w:ascii="Arial" w:hAnsi="Arial" w:cs="Arial"/>
                <w:b/>
                <w:bCs/>
                <w:sz w:val="24"/>
                <w:szCs w:val="24"/>
              </w:rPr>
            </w:pPr>
            <w:r w:rsidRPr="004C44F2">
              <w:rPr>
                <w:rStyle w:val="Forte"/>
                <w:rFonts w:ascii="Arial" w:hAnsi="Arial" w:cs="Arial"/>
                <w:sz w:val="24"/>
                <w:szCs w:val="24"/>
              </w:rPr>
              <w:t>Impacto Econômico Positivo</w:t>
            </w:r>
          </w:p>
        </w:tc>
      </w:tr>
      <w:tr w:rsidR="001A49B7" w14:paraId="0C2441FC" w14:textId="77777777" w:rsidTr="00D33EC5">
        <w:trPr>
          <w:trHeight w:val="567"/>
          <w:jc w:val="center"/>
        </w:trPr>
        <w:tc>
          <w:tcPr>
            <w:tcW w:w="0" w:type="auto"/>
            <w:vAlign w:val="center"/>
            <w:hideMark/>
          </w:tcPr>
          <w:p w14:paraId="025606EC" w14:textId="77777777" w:rsidR="001A49B7" w:rsidRPr="004C44F2" w:rsidRDefault="001A49B7" w:rsidP="0081409C">
            <w:pPr>
              <w:jc w:val="both"/>
              <w:rPr>
                <w:rFonts w:ascii="Arial" w:hAnsi="Arial" w:cs="Arial"/>
                <w:sz w:val="24"/>
                <w:szCs w:val="24"/>
              </w:rPr>
            </w:pPr>
            <w:r w:rsidRPr="004C44F2">
              <w:rPr>
                <w:rStyle w:val="Forte"/>
                <w:rFonts w:ascii="Arial" w:hAnsi="Arial" w:cs="Arial"/>
                <w:sz w:val="24"/>
                <w:szCs w:val="24"/>
              </w:rPr>
              <w:t>Gestão no pátio de madeira</w:t>
            </w:r>
          </w:p>
        </w:tc>
        <w:tc>
          <w:tcPr>
            <w:tcW w:w="0" w:type="auto"/>
            <w:vAlign w:val="center"/>
            <w:hideMark/>
          </w:tcPr>
          <w:p w14:paraId="39543FF6" w14:textId="77777777" w:rsidR="001A49B7" w:rsidRPr="004C44F2" w:rsidRDefault="001A49B7" w:rsidP="006C4EF1">
            <w:pPr>
              <w:rPr>
                <w:rFonts w:ascii="Arial" w:hAnsi="Arial" w:cs="Arial"/>
                <w:sz w:val="24"/>
                <w:szCs w:val="24"/>
              </w:rPr>
            </w:pPr>
            <w:r w:rsidRPr="004C44F2">
              <w:rPr>
                <w:rFonts w:ascii="Arial" w:hAnsi="Arial" w:cs="Arial"/>
                <w:sz w:val="24"/>
                <w:szCs w:val="24"/>
              </w:rPr>
              <w:t>Baixo a médio</w:t>
            </w:r>
          </w:p>
        </w:tc>
        <w:tc>
          <w:tcPr>
            <w:tcW w:w="0" w:type="auto"/>
            <w:vAlign w:val="center"/>
            <w:hideMark/>
          </w:tcPr>
          <w:p w14:paraId="70268AFF" w14:textId="77777777" w:rsidR="001A49B7" w:rsidRPr="004C44F2" w:rsidRDefault="001A49B7" w:rsidP="00EF23D2">
            <w:pPr>
              <w:jc w:val="center"/>
              <w:rPr>
                <w:rFonts w:ascii="Arial" w:hAnsi="Arial" w:cs="Arial"/>
                <w:sz w:val="24"/>
                <w:szCs w:val="24"/>
              </w:rPr>
            </w:pPr>
            <w:r w:rsidRPr="004C44F2">
              <w:rPr>
                <w:rFonts w:ascii="Arial" w:hAnsi="Arial" w:cs="Arial"/>
                <w:sz w:val="24"/>
                <w:szCs w:val="24"/>
              </w:rPr>
              <w:t>Médio</w:t>
            </w:r>
          </w:p>
        </w:tc>
        <w:tc>
          <w:tcPr>
            <w:tcW w:w="0" w:type="auto"/>
            <w:vAlign w:val="center"/>
            <w:hideMark/>
          </w:tcPr>
          <w:p w14:paraId="11AF462F" w14:textId="77777777" w:rsidR="001A49B7" w:rsidRPr="004C44F2" w:rsidRDefault="001A49B7" w:rsidP="0081409C">
            <w:pPr>
              <w:jc w:val="both"/>
              <w:rPr>
                <w:rFonts w:ascii="Arial" w:hAnsi="Arial" w:cs="Arial"/>
                <w:sz w:val="24"/>
                <w:szCs w:val="24"/>
              </w:rPr>
            </w:pPr>
            <w:r w:rsidRPr="004C44F2">
              <w:rPr>
                <w:rFonts w:ascii="Arial" w:hAnsi="Arial" w:cs="Arial"/>
                <w:sz w:val="24"/>
                <w:szCs w:val="24"/>
              </w:rPr>
              <w:t>Estabiliza a alimentação da fábrica, reduz variações químicas</w:t>
            </w:r>
          </w:p>
        </w:tc>
      </w:tr>
      <w:tr w:rsidR="001A49B7" w14:paraId="22A57EC9" w14:textId="77777777" w:rsidTr="00D33EC5">
        <w:trPr>
          <w:trHeight w:val="567"/>
          <w:jc w:val="center"/>
        </w:trPr>
        <w:tc>
          <w:tcPr>
            <w:tcW w:w="0" w:type="auto"/>
            <w:vAlign w:val="center"/>
            <w:hideMark/>
          </w:tcPr>
          <w:p w14:paraId="660409E8" w14:textId="77777777" w:rsidR="001A49B7" w:rsidRPr="004C44F2" w:rsidRDefault="001A49B7" w:rsidP="0081409C">
            <w:pPr>
              <w:jc w:val="both"/>
              <w:rPr>
                <w:rFonts w:ascii="Arial" w:hAnsi="Arial" w:cs="Arial"/>
                <w:sz w:val="24"/>
                <w:szCs w:val="24"/>
              </w:rPr>
            </w:pPr>
            <w:r w:rsidRPr="004C44F2">
              <w:rPr>
                <w:rStyle w:val="Forte"/>
                <w:rFonts w:ascii="Arial" w:hAnsi="Arial" w:cs="Arial"/>
                <w:sz w:val="24"/>
                <w:szCs w:val="24"/>
              </w:rPr>
              <w:t>Remoção física (pré-lavagem da madeira)</w:t>
            </w:r>
          </w:p>
        </w:tc>
        <w:tc>
          <w:tcPr>
            <w:tcW w:w="0" w:type="auto"/>
            <w:vAlign w:val="center"/>
            <w:hideMark/>
          </w:tcPr>
          <w:p w14:paraId="43FCED50" w14:textId="77777777" w:rsidR="001A49B7" w:rsidRPr="004C44F2" w:rsidRDefault="001A49B7" w:rsidP="00EF23D2">
            <w:pPr>
              <w:jc w:val="center"/>
              <w:rPr>
                <w:rFonts w:ascii="Arial" w:hAnsi="Arial" w:cs="Arial"/>
                <w:sz w:val="24"/>
                <w:szCs w:val="24"/>
              </w:rPr>
            </w:pPr>
            <w:r w:rsidRPr="004C44F2">
              <w:rPr>
                <w:rFonts w:ascii="Arial" w:hAnsi="Arial" w:cs="Arial"/>
                <w:sz w:val="24"/>
                <w:szCs w:val="24"/>
              </w:rPr>
              <w:t>Alto</w:t>
            </w:r>
          </w:p>
        </w:tc>
        <w:tc>
          <w:tcPr>
            <w:tcW w:w="0" w:type="auto"/>
            <w:vAlign w:val="center"/>
            <w:hideMark/>
          </w:tcPr>
          <w:p w14:paraId="5928DC58" w14:textId="77777777" w:rsidR="001A49B7" w:rsidRPr="004C44F2" w:rsidRDefault="001A49B7" w:rsidP="00EF23D2">
            <w:pPr>
              <w:jc w:val="center"/>
              <w:rPr>
                <w:rFonts w:ascii="Arial" w:hAnsi="Arial" w:cs="Arial"/>
                <w:sz w:val="24"/>
                <w:szCs w:val="24"/>
              </w:rPr>
            </w:pPr>
            <w:r w:rsidRPr="004C44F2">
              <w:rPr>
                <w:rFonts w:ascii="Arial" w:hAnsi="Arial" w:cs="Arial"/>
                <w:sz w:val="24"/>
                <w:szCs w:val="24"/>
              </w:rPr>
              <w:t>Alto</w:t>
            </w:r>
          </w:p>
        </w:tc>
        <w:tc>
          <w:tcPr>
            <w:tcW w:w="0" w:type="auto"/>
            <w:vAlign w:val="center"/>
            <w:hideMark/>
          </w:tcPr>
          <w:p w14:paraId="0F9A0459" w14:textId="77777777" w:rsidR="001A49B7" w:rsidRPr="004C44F2" w:rsidRDefault="001A49B7" w:rsidP="0081409C">
            <w:pPr>
              <w:jc w:val="both"/>
              <w:rPr>
                <w:rFonts w:ascii="Arial" w:hAnsi="Arial" w:cs="Arial"/>
                <w:sz w:val="24"/>
                <w:szCs w:val="24"/>
              </w:rPr>
            </w:pPr>
            <w:r w:rsidRPr="004C44F2">
              <w:rPr>
                <w:rFonts w:ascii="Arial" w:hAnsi="Arial" w:cs="Arial"/>
                <w:sz w:val="24"/>
                <w:szCs w:val="24"/>
              </w:rPr>
              <w:t>Reduz significativamente os extrativos, mas com alto consumo energético</w:t>
            </w:r>
          </w:p>
        </w:tc>
      </w:tr>
      <w:tr w:rsidR="001A49B7" w14:paraId="37D8D76D" w14:textId="77777777" w:rsidTr="00D33EC5">
        <w:trPr>
          <w:trHeight w:val="567"/>
          <w:jc w:val="center"/>
        </w:trPr>
        <w:tc>
          <w:tcPr>
            <w:tcW w:w="0" w:type="auto"/>
            <w:vAlign w:val="center"/>
            <w:hideMark/>
          </w:tcPr>
          <w:p w14:paraId="41FD9E31" w14:textId="77777777" w:rsidR="001A49B7" w:rsidRPr="004C44F2" w:rsidRDefault="001A49B7" w:rsidP="0081409C">
            <w:pPr>
              <w:jc w:val="both"/>
              <w:rPr>
                <w:rFonts w:ascii="Arial" w:hAnsi="Arial" w:cs="Arial"/>
                <w:sz w:val="24"/>
                <w:szCs w:val="24"/>
              </w:rPr>
            </w:pPr>
            <w:r w:rsidRPr="004C44F2">
              <w:rPr>
                <w:rStyle w:val="Forte"/>
                <w:rFonts w:ascii="Arial" w:hAnsi="Arial" w:cs="Arial"/>
                <w:sz w:val="24"/>
                <w:szCs w:val="24"/>
              </w:rPr>
              <w:t>Uso de aditivos químicos (surfactantes, dispersantes)</w:t>
            </w:r>
          </w:p>
        </w:tc>
        <w:tc>
          <w:tcPr>
            <w:tcW w:w="0" w:type="auto"/>
            <w:vAlign w:val="center"/>
            <w:hideMark/>
          </w:tcPr>
          <w:p w14:paraId="39AA87FB" w14:textId="77777777" w:rsidR="001A49B7" w:rsidRPr="004C44F2" w:rsidRDefault="001A49B7" w:rsidP="00EF23D2">
            <w:pPr>
              <w:jc w:val="center"/>
              <w:rPr>
                <w:rFonts w:ascii="Arial" w:hAnsi="Arial" w:cs="Arial"/>
                <w:sz w:val="24"/>
                <w:szCs w:val="24"/>
              </w:rPr>
            </w:pPr>
            <w:r w:rsidRPr="004C44F2">
              <w:rPr>
                <w:rFonts w:ascii="Arial" w:hAnsi="Arial" w:cs="Arial"/>
                <w:sz w:val="24"/>
                <w:szCs w:val="24"/>
              </w:rPr>
              <w:t>Médio</w:t>
            </w:r>
          </w:p>
        </w:tc>
        <w:tc>
          <w:tcPr>
            <w:tcW w:w="0" w:type="auto"/>
            <w:vAlign w:val="center"/>
            <w:hideMark/>
          </w:tcPr>
          <w:p w14:paraId="5E2F7B47" w14:textId="77777777" w:rsidR="001A49B7" w:rsidRPr="004C44F2" w:rsidRDefault="001A49B7" w:rsidP="00EF23D2">
            <w:pPr>
              <w:jc w:val="center"/>
              <w:rPr>
                <w:rFonts w:ascii="Arial" w:hAnsi="Arial" w:cs="Arial"/>
                <w:sz w:val="24"/>
                <w:szCs w:val="24"/>
              </w:rPr>
            </w:pPr>
            <w:r w:rsidRPr="004C44F2">
              <w:rPr>
                <w:rFonts w:ascii="Arial" w:hAnsi="Arial" w:cs="Arial"/>
                <w:sz w:val="24"/>
                <w:szCs w:val="24"/>
              </w:rPr>
              <w:t>Médio</w:t>
            </w:r>
          </w:p>
        </w:tc>
        <w:tc>
          <w:tcPr>
            <w:tcW w:w="0" w:type="auto"/>
            <w:vAlign w:val="center"/>
            <w:hideMark/>
          </w:tcPr>
          <w:p w14:paraId="5E993D7D" w14:textId="77777777" w:rsidR="001A49B7" w:rsidRPr="004C44F2" w:rsidRDefault="001A49B7" w:rsidP="0081409C">
            <w:pPr>
              <w:jc w:val="both"/>
              <w:rPr>
                <w:rFonts w:ascii="Arial" w:hAnsi="Arial" w:cs="Arial"/>
                <w:sz w:val="24"/>
                <w:szCs w:val="24"/>
              </w:rPr>
            </w:pPr>
            <w:r w:rsidRPr="004C44F2">
              <w:rPr>
                <w:rFonts w:ascii="Arial" w:hAnsi="Arial" w:cs="Arial"/>
                <w:sz w:val="24"/>
                <w:szCs w:val="24"/>
              </w:rPr>
              <w:t>Minimiza formação de pitch e incrustações, reduzindo custos de manutenção</w:t>
            </w:r>
          </w:p>
        </w:tc>
      </w:tr>
      <w:tr w:rsidR="001A49B7" w14:paraId="5272E6D1" w14:textId="77777777" w:rsidTr="00D33EC5">
        <w:trPr>
          <w:trHeight w:val="567"/>
          <w:jc w:val="center"/>
        </w:trPr>
        <w:tc>
          <w:tcPr>
            <w:tcW w:w="0" w:type="auto"/>
            <w:vAlign w:val="center"/>
            <w:hideMark/>
          </w:tcPr>
          <w:p w14:paraId="14CD4379" w14:textId="77777777" w:rsidR="001A49B7" w:rsidRPr="004C44F2" w:rsidRDefault="001A49B7" w:rsidP="0081409C">
            <w:pPr>
              <w:jc w:val="both"/>
              <w:rPr>
                <w:rFonts w:ascii="Arial" w:hAnsi="Arial" w:cs="Arial"/>
                <w:sz w:val="24"/>
                <w:szCs w:val="24"/>
              </w:rPr>
            </w:pPr>
            <w:r w:rsidRPr="004C44F2">
              <w:rPr>
                <w:rStyle w:val="Forte"/>
                <w:rFonts w:ascii="Arial" w:hAnsi="Arial" w:cs="Arial"/>
                <w:sz w:val="24"/>
                <w:szCs w:val="24"/>
              </w:rPr>
              <w:t>Tecnologias emergentes (enzimas, biorremediação, extração por solventes)</w:t>
            </w:r>
          </w:p>
        </w:tc>
        <w:tc>
          <w:tcPr>
            <w:tcW w:w="0" w:type="auto"/>
            <w:vAlign w:val="center"/>
            <w:hideMark/>
          </w:tcPr>
          <w:p w14:paraId="21A22864" w14:textId="77777777" w:rsidR="001A49B7" w:rsidRPr="004C44F2" w:rsidRDefault="001A49B7" w:rsidP="00EF23D2">
            <w:pPr>
              <w:jc w:val="center"/>
              <w:rPr>
                <w:rFonts w:ascii="Arial" w:hAnsi="Arial" w:cs="Arial"/>
                <w:sz w:val="24"/>
                <w:szCs w:val="24"/>
              </w:rPr>
            </w:pPr>
            <w:r w:rsidRPr="004C44F2">
              <w:rPr>
                <w:rFonts w:ascii="Arial" w:hAnsi="Arial" w:cs="Arial"/>
                <w:sz w:val="24"/>
                <w:szCs w:val="24"/>
              </w:rPr>
              <w:t>Médio a muito alto</w:t>
            </w:r>
          </w:p>
        </w:tc>
        <w:tc>
          <w:tcPr>
            <w:tcW w:w="0" w:type="auto"/>
            <w:vAlign w:val="center"/>
            <w:hideMark/>
          </w:tcPr>
          <w:p w14:paraId="64F436FA" w14:textId="77777777" w:rsidR="001A49B7" w:rsidRPr="004C44F2" w:rsidRDefault="001A49B7" w:rsidP="00EF23D2">
            <w:pPr>
              <w:jc w:val="center"/>
              <w:rPr>
                <w:rFonts w:ascii="Arial" w:hAnsi="Arial" w:cs="Arial"/>
                <w:sz w:val="24"/>
                <w:szCs w:val="24"/>
              </w:rPr>
            </w:pPr>
            <w:r w:rsidRPr="004C44F2">
              <w:rPr>
                <w:rFonts w:ascii="Arial" w:hAnsi="Arial" w:cs="Arial"/>
                <w:sz w:val="24"/>
                <w:szCs w:val="24"/>
              </w:rPr>
              <w:t>Médio a alto</w:t>
            </w:r>
          </w:p>
        </w:tc>
        <w:tc>
          <w:tcPr>
            <w:tcW w:w="0" w:type="auto"/>
            <w:vAlign w:val="center"/>
            <w:hideMark/>
          </w:tcPr>
          <w:p w14:paraId="07EE0CEF" w14:textId="77777777" w:rsidR="001A49B7" w:rsidRPr="004C44F2" w:rsidRDefault="001A49B7" w:rsidP="00367382">
            <w:pPr>
              <w:keepNext/>
              <w:jc w:val="both"/>
              <w:rPr>
                <w:rFonts w:ascii="Arial" w:hAnsi="Arial" w:cs="Arial"/>
                <w:sz w:val="24"/>
                <w:szCs w:val="24"/>
              </w:rPr>
            </w:pPr>
            <w:r w:rsidRPr="004C44F2">
              <w:rPr>
                <w:rFonts w:ascii="Arial" w:hAnsi="Arial" w:cs="Arial"/>
                <w:sz w:val="24"/>
                <w:szCs w:val="24"/>
              </w:rPr>
              <w:t>Reduz impacto químico dos extrativos, mas com necessidade de análise da viabilidade econômica</w:t>
            </w:r>
          </w:p>
        </w:tc>
      </w:tr>
    </w:tbl>
    <w:p w14:paraId="4051A1F7" w14:textId="77777777" w:rsidR="000F1D74" w:rsidRDefault="000F1D74" w:rsidP="001F67B5">
      <w:pPr>
        <w:pStyle w:val="NormalWeb"/>
        <w:spacing w:line="360" w:lineRule="auto"/>
        <w:ind w:firstLine="708"/>
        <w:jc w:val="both"/>
        <w:rPr>
          <w:rFonts w:ascii="Arial" w:hAnsi="Arial" w:cs="Arial"/>
        </w:rPr>
      </w:pPr>
    </w:p>
    <w:p w14:paraId="36007ED2" w14:textId="18EFBDD0" w:rsidR="001A49B7" w:rsidRPr="00E02988" w:rsidRDefault="001A49B7" w:rsidP="001F67B5">
      <w:pPr>
        <w:pStyle w:val="NormalWeb"/>
        <w:spacing w:line="360" w:lineRule="auto"/>
        <w:ind w:firstLine="708"/>
        <w:jc w:val="both"/>
        <w:rPr>
          <w:rFonts w:ascii="Arial" w:hAnsi="Arial" w:cs="Arial"/>
        </w:rPr>
      </w:pPr>
      <w:r w:rsidRPr="00E02988">
        <w:rPr>
          <w:rFonts w:ascii="Arial" w:hAnsi="Arial" w:cs="Arial"/>
        </w:rPr>
        <w:t>As decisões sobre quais estratégias adotar devem considerar os seguintes fatores:</w:t>
      </w:r>
    </w:p>
    <w:p w14:paraId="4C0E06BF" w14:textId="77777777" w:rsidR="001A49B7" w:rsidRPr="00E02988" w:rsidRDefault="001A49B7" w:rsidP="00855D6A">
      <w:pPr>
        <w:pStyle w:val="NormalWeb"/>
        <w:numPr>
          <w:ilvl w:val="0"/>
          <w:numId w:val="7"/>
        </w:numPr>
        <w:spacing w:line="360" w:lineRule="auto"/>
        <w:jc w:val="both"/>
        <w:rPr>
          <w:rFonts w:ascii="Arial" w:hAnsi="Arial" w:cs="Arial"/>
        </w:rPr>
      </w:pPr>
      <w:r w:rsidRPr="00E02988">
        <w:rPr>
          <w:rFonts w:ascii="Arial" w:hAnsi="Arial" w:cs="Arial"/>
          <w:bCs/>
        </w:rPr>
        <w:t>Impacto operacional</w:t>
      </w:r>
      <w:r w:rsidRPr="00E02988">
        <w:rPr>
          <w:rFonts w:ascii="Arial" w:hAnsi="Arial" w:cs="Arial"/>
        </w:rPr>
        <w:t>: Se a estratégia melhora a eficiência da produção e reduz desperdícios.</w:t>
      </w:r>
    </w:p>
    <w:p w14:paraId="512599AA" w14:textId="4ACD6F18" w:rsidR="001A49B7" w:rsidRPr="00E02988" w:rsidRDefault="006C4EF1" w:rsidP="00855D6A">
      <w:pPr>
        <w:pStyle w:val="NormalWeb"/>
        <w:numPr>
          <w:ilvl w:val="0"/>
          <w:numId w:val="7"/>
        </w:numPr>
        <w:spacing w:line="360" w:lineRule="auto"/>
        <w:jc w:val="both"/>
        <w:rPr>
          <w:rFonts w:ascii="Arial" w:hAnsi="Arial" w:cs="Arial"/>
        </w:rPr>
      </w:pPr>
      <w:r w:rsidRPr="00F45C91">
        <w:rPr>
          <w:rFonts w:ascii="Arial" w:hAnsi="Arial" w:cs="Arial"/>
          <w:bCs/>
          <w:i/>
        </w:rPr>
        <w:t>Payback</w:t>
      </w:r>
      <w:r>
        <w:rPr>
          <w:rFonts w:ascii="Arial" w:hAnsi="Arial" w:cs="Arial"/>
          <w:bCs/>
        </w:rPr>
        <w:t xml:space="preserve">: </w:t>
      </w:r>
      <w:r w:rsidR="001A49B7" w:rsidRPr="00E02988">
        <w:rPr>
          <w:rFonts w:ascii="Arial" w:hAnsi="Arial" w:cs="Arial"/>
        </w:rPr>
        <w:t>Algumas tecnologias exigem alto capital inicial, mas podem compensar ao longo do tempo.</w:t>
      </w:r>
    </w:p>
    <w:p w14:paraId="2A84E527" w14:textId="77777777" w:rsidR="001A49B7" w:rsidRPr="00E02988" w:rsidRDefault="001A49B7" w:rsidP="00855D6A">
      <w:pPr>
        <w:pStyle w:val="NormalWeb"/>
        <w:numPr>
          <w:ilvl w:val="0"/>
          <w:numId w:val="7"/>
        </w:numPr>
        <w:spacing w:line="360" w:lineRule="auto"/>
        <w:jc w:val="both"/>
        <w:rPr>
          <w:rFonts w:ascii="Arial" w:hAnsi="Arial" w:cs="Arial"/>
        </w:rPr>
      </w:pPr>
      <w:r w:rsidRPr="00E02988">
        <w:rPr>
          <w:rFonts w:ascii="Arial" w:hAnsi="Arial" w:cs="Arial"/>
          <w:bCs/>
        </w:rPr>
        <w:t>Escalabilidade</w:t>
      </w:r>
      <w:r w:rsidRPr="00E02988">
        <w:rPr>
          <w:rFonts w:ascii="Arial" w:hAnsi="Arial" w:cs="Arial"/>
        </w:rPr>
        <w:t>: Métodos como segregação no pátio são fáceis de aplicar, enquanto tecnologias emergentes podem exigir adaptações complexas.</w:t>
      </w:r>
    </w:p>
    <w:p w14:paraId="4757CD34" w14:textId="444D109A" w:rsidR="001A49B7" w:rsidRDefault="001A49B7" w:rsidP="00855D6A">
      <w:pPr>
        <w:pStyle w:val="NormalWeb"/>
        <w:numPr>
          <w:ilvl w:val="0"/>
          <w:numId w:val="7"/>
        </w:numPr>
        <w:spacing w:line="360" w:lineRule="auto"/>
        <w:jc w:val="both"/>
        <w:rPr>
          <w:rFonts w:ascii="Arial" w:hAnsi="Arial" w:cs="Arial"/>
        </w:rPr>
      </w:pPr>
      <w:r w:rsidRPr="00E02988">
        <w:rPr>
          <w:rFonts w:ascii="Arial" w:hAnsi="Arial" w:cs="Arial"/>
          <w:bCs/>
        </w:rPr>
        <w:t>Viabilidade para cada região</w:t>
      </w:r>
      <w:r w:rsidRPr="00E02988">
        <w:rPr>
          <w:rFonts w:ascii="Arial" w:hAnsi="Arial" w:cs="Arial"/>
        </w:rPr>
        <w:t>: Em locais onde a madeira tem naturalmente baixos extrativos, algumas dessas estratégias podem ser desnecessárias.</w:t>
      </w:r>
    </w:p>
    <w:p w14:paraId="5B82C9B2" w14:textId="77777777" w:rsidR="00C4158E" w:rsidRPr="00E02988" w:rsidRDefault="00C4158E" w:rsidP="00C4158E">
      <w:pPr>
        <w:pStyle w:val="NormalWeb"/>
        <w:spacing w:line="360" w:lineRule="auto"/>
        <w:ind w:left="1428"/>
        <w:jc w:val="both"/>
        <w:rPr>
          <w:rFonts w:ascii="Arial" w:hAnsi="Arial" w:cs="Arial"/>
        </w:rPr>
      </w:pPr>
    </w:p>
    <w:p w14:paraId="4AE1E543" w14:textId="5660F34F" w:rsidR="001A49B7" w:rsidRPr="00E02988" w:rsidRDefault="001A49B7" w:rsidP="00855D6A">
      <w:pPr>
        <w:pStyle w:val="Ttulo2"/>
        <w:numPr>
          <w:ilvl w:val="2"/>
          <w:numId w:val="16"/>
        </w:numPr>
        <w:spacing w:line="360" w:lineRule="auto"/>
        <w:jc w:val="both"/>
        <w:rPr>
          <w:rStyle w:val="Forte"/>
          <w:rFonts w:ascii="Arial" w:hAnsi="Arial" w:cs="Arial"/>
          <w:color w:val="auto"/>
          <w:sz w:val="24"/>
          <w:szCs w:val="24"/>
        </w:rPr>
      </w:pPr>
      <w:bookmarkStart w:id="72" w:name="_Toc199861677"/>
      <w:r w:rsidRPr="00E02988">
        <w:rPr>
          <w:rStyle w:val="Forte"/>
          <w:rFonts w:ascii="Arial" w:hAnsi="Arial" w:cs="Arial"/>
          <w:bCs w:val="0"/>
          <w:color w:val="auto"/>
          <w:sz w:val="24"/>
          <w:szCs w:val="24"/>
        </w:rPr>
        <w:t>Exemplos de Aplicação das Estratégias de Mitigação dos Extrativos</w:t>
      </w:r>
      <w:bookmarkEnd w:id="72"/>
    </w:p>
    <w:p w14:paraId="6D631B3D" w14:textId="77777777" w:rsidR="0092319E" w:rsidRDefault="001A49B7" w:rsidP="00E02988">
      <w:pPr>
        <w:pStyle w:val="NormalWeb"/>
        <w:spacing w:line="360" w:lineRule="auto"/>
        <w:ind w:firstLine="708"/>
        <w:jc w:val="both"/>
        <w:rPr>
          <w:rFonts w:ascii="Arial" w:hAnsi="Arial" w:cs="Arial"/>
        </w:rPr>
      </w:pPr>
      <w:r w:rsidRPr="00E02988">
        <w:rPr>
          <w:rFonts w:ascii="Arial" w:hAnsi="Arial" w:cs="Arial"/>
        </w:rPr>
        <w:t xml:space="preserve">A implementação de estratégias para controle dos extrativos tem sido uma preocupação constante nas indústrias de celulose ao redor do mundo. </w:t>
      </w:r>
    </w:p>
    <w:p w14:paraId="57250FA2" w14:textId="359FB039" w:rsidR="001A49B7" w:rsidRDefault="001A49B7" w:rsidP="00E02988">
      <w:pPr>
        <w:pStyle w:val="NormalWeb"/>
        <w:spacing w:line="360" w:lineRule="auto"/>
        <w:ind w:firstLine="708"/>
        <w:jc w:val="both"/>
        <w:rPr>
          <w:rFonts w:ascii="Arial" w:hAnsi="Arial" w:cs="Arial"/>
        </w:rPr>
      </w:pPr>
      <w:r w:rsidRPr="00E02988">
        <w:rPr>
          <w:rFonts w:ascii="Arial" w:hAnsi="Arial" w:cs="Arial"/>
        </w:rPr>
        <w:t xml:space="preserve">A seguir, </w:t>
      </w:r>
      <w:r w:rsidR="0092319E">
        <w:rPr>
          <w:rFonts w:ascii="Arial" w:hAnsi="Arial" w:cs="Arial"/>
        </w:rPr>
        <w:t xml:space="preserve">é apresentado </w:t>
      </w:r>
      <w:r w:rsidRPr="00E02988">
        <w:rPr>
          <w:rFonts w:ascii="Arial" w:hAnsi="Arial" w:cs="Arial"/>
        </w:rPr>
        <w:t>exemplos reais de fábricas que adotaram diferentes métodos para mitigar os impactos dos extrativos na produção.</w:t>
      </w:r>
    </w:p>
    <w:p w14:paraId="43D5A0F4" w14:textId="77777777" w:rsidR="00032884" w:rsidRPr="00E02988" w:rsidRDefault="00032884" w:rsidP="00E02988">
      <w:pPr>
        <w:pStyle w:val="NormalWeb"/>
        <w:spacing w:line="360" w:lineRule="auto"/>
        <w:ind w:firstLine="708"/>
        <w:jc w:val="both"/>
        <w:rPr>
          <w:rFonts w:ascii="Arial" w:hAnsi="Arial" w:cs="Arial"/>
        </w:rPr>
      </w:pPr>
    </w:p>
    <w:p w14:paraId="37A264D7" w14:textId="39B69456" w:rsidR="00525196" w:rsidRPr="009E42B0" w:rsidRDefault="00522CAE" w:rsidP="00855D6A">
      <w:pPr>
        <w:pStyle w:val="Ttulo2"/>
        <w:numPr>
          <w:ilvl w:val="3"/>
          <w:numId w:val="16"/>
        </w:numPr>
        <w:spacing w:line="360" w:lineRule="auto"/>
        <w:jc w:val="both"/>
        <w:rPr>
          <w:rFonts w:ascii="Arial" w:hAnsi="Arial" w:cs="Arial"/>
          <w:b/>
          <w:color w:val="auto"/>
          <w:sz w:val="24"/>
        </w:rPr>
      </w:pPr>
      <w:bookmarkStart w:id="73" w:name="_Toc199861678"/>
      <w:r w:rsidRPr="009E42B0">
        <w:rPr>
          <w:rFonts w:ascii="Arial" w:hAnsi="Arial" w:cs="Arial"/>
          <w:b/>
          <w:color w:val="auto"/>
          <w:sz w:val="24"/>
        </w:rPr>
        <w:t>Estratégias Industriais para o Controle de Pitch no Brasil</w:t>
      </w:r>
      <w:bookmarkEnd w:id="73"/>
      <w:r w:rsidRPr="009E42B0">
        <w:rPr>
          <w:rFonts w:ascii="Arial" w:hAnsi="Arial" w:cs="Arial"/>
          <w:b/>
          <w:color w:val="auto"/>
          <w:sz w:val="24"/>
        </w:rPr>
        <w:t xml:space="preserve"> </w:t>
      </w:r>
    </w:p>
    <w:p w14:paraId="53773B5E" w14:textId="77777777" w:rsidR="00413DFB" w:rsidRDefault="00522CAE">
      <w:pPr>
        <w:spacing w:before="100" w:beforeAutospacing="1" w:after="100" w:afterAutospacing="1" w:line="360" w:lineRule="auto"/>
        <w:ind w:firstLine="708"/>
        <w:jc w:val="both"/>
        <w:rPr>
          <w:rFonts w:ascii="Arial" w:eastAsia="Times New Roman" w:hAnsi="Arial" w:cs="Arial"/>
          <w:sz w:val="24"/>
          <w:szCs w:val="24"/>
          <w:lang w:eastAsia="pt-BR"/>
        </w:rPr>
      </w:pPr>
      <w:r w:rsidRPr="009E42B0">
        <w:rPr>
          <w:rFonts w:ascii="Arial" w:eastAsia="Times New Roman" w:hAnsi="Arial" w:cs="Arial"/>
          <w:sz w:val="24"/>
          <w:szCs w:val="24"/>
          <w:lang w:eastAsia="pt-BR"/>
        </w:rPr>
        <w:t xml:space="preserve">Grandes empresas do setor de papel e celulose no Brasil têm adotado diferentes estratégias para mitigar os efeitos negativos do </w:t>
      </w:r>
      <w:r w:rsidRPr="009E42B0">
        <w:rPr>
          <w:rFonts w:ascii="Arial" w:eastAsia="Times New Roman" w:hAnsi="Arial" w:cs="Arial"/>
          <w:i/>
          <w:iCs/>
          <w:sz w:val="24"/>
          <w:szCs w:val="24"/>
          <w:lang w:eastAsia="pt-BR"/>
        </w:rPr>
        <w:t>pitch</w:t>
      </w:r>
      <w:r w:rsidRPr="009E42B0">
        <w:rPr>
          <w:rFonts w:ascii="Arial" w:eastAsia="Times New Roman" w:hAnsi="Arial" w:cs="Arial"/>
          <w:sz w:val="24"/>
          <w:szCs w:val="24"/>
          <w:lang w:eastAsia="pt-BR"/>
        </w:rPr>
        <w:t xml:space="preserve"> — uma consequência direta da presença de altos teores de extrativos na madeira utilizada no processo industrial. </w:t>
      </w:r>
    </w:p>
    <w:p w14:paraId="247F7C1E" w14:textId="74FE1BA3" w:rsidR="00522CAE" w:rsidRPr="009E42B0" w:rsidRDefault="00522CAE" w:rsidP="00470801">
      <w:pPr>
        <w:spacing w:before="100" w:beforeAutospacing="1" w:after="100" w:afterAutospacing="1" w:line="360" w:lineRule="auto"/>
        <w:ind w:firstLine="708"/>
        <w:jc w:val="both"/>
        <w:rPr>
          <w:rFonts w:ascii="Arial" w:eastAsia="Times New Roman" w:hAnsi="Arial" w:cs="Arial"/>
          <w:sz w:val="24"/>
          <w:szCs w:val="24"/>
          <w:lang w:eastAsia="pt-BR"/>
        </w:rPr>
      </w:pPr>
      <w:r w:rsidRPr="009E42B0">
        <w:rPr>
          <w:rFonts w:ascii="Arial" w:eastAsia="Times New Roman" w:hAnsi="Arial" w:cs="Arial"/>
          <w:sz w:val="24"/>
          <w:szCs w:val="24"/>
          <w:lang w:eastAsia="pt-BR"/>
        </w:rPr>
        <w:t xml:space="preserve">A deposição de </w:t>
      </w:r>
      <w:r w:rsidRPr="009E42B0">
        <w:rPr>
          <w:rFonts w:ascii="Arial" w:eastAsia="Times New Roman" w:hAnsi="Arial" w:cs="Arial"/>
          <w:i/>
          <w:iCs/>
          <w:sz w:val="24"/>
          <w:szCs w:val="24"/>
          <w:lang w:eastAsia="pt-BR"/>
        </w:rPr>
        <w:t>pitch</w:t>
      </w:r>
      <w:r w:rsidRPr="009E42B0">
        <w:rPr>
          <w:rFonts w:ascii="Arial" w:eastAsia="Times New Roman" w:hAnsi="Arial" w:cs="Arial"/>
          <w:sz w:val="24"/>
          <w:szCs w:val="24"/>
          <w:lang w:eastAsia="pt-BR"/>
        </w:rPr>
        <w:t xml:space="preserve"> nas máquinas pode comprometer a qualidade da celulose, aumentar a frequência de paradas e elevar os custos operacionais.</w:t>
      </w:r>
    </w:p>
    <w:p w14:paraId="3F4E8139" w14:textId="77777777" w:rsidR="00413DFB" w:rsidRDefault="00522CAE">
      <w:pPr>
        <w:spacing w:before="100" w:beforeAutospacing="1" w:after="100" w:afterAutospacing="1" w:line="360" w:lineRule="auto"/>
        <w:ind w:firstLine="708"/>
        <w:jc w:val="both"/>
        <w:rPr>
          <w:rFonts w:ascii="Arial" w:eastAsia="Times New Roman" w:hAnsi="Arial" w:cs="Arial"/>
          <w:sz w:val="24"/>
          <w:szCs w:val="24"/>
          <w:lang w:eastAsia="pt-BR"/>
        </w:rPr>
      </w:pPr>
      <w:r w:rsidRPr="009E42B0">
        <w:rPr>
          <w:rFonts w:ascii="Arial" w:eastAsia="Times New Roman" w:hAnsi="Arial" w:cs="Arial"/>
          <w:sz w:val="24"/>
          <w:szCs w:val="24"/>
          <w:lang w:eastAsia="pt-BR"/>
        </w:rPr>
        <w:t xml:space="preserve">Embora muitas práticas específicas sejam protegidas por confidencialidade industrial, algumas iniciativas de mercado merecem destaque. Uma delas é a utilização de </w:t>
      </w:r>
      <w:r w:rsidRPr="00671177">
        <w:rPr>
          <w:rFonts w:ascii="Arial" w:eastAsia="Times New Roman" w:hAnsi="Arial" w:cs="Arial"/>
          <w:bCs/>
          <w:sz w:val="24"/>
          <w:szCs w:val="24"/>
          <w:lang w:eastAsia="pt-BR"/>
        </w:rPr>
        <w:t>talco nacional</w:t>
      </w:r>
      <w:r w:rsidRPr="00671177">
        <w:rPr>
          <w:rFonts w:ascii="Arial" w:eastAsia="Times New Roman" w:hAnsi="Arial" w:cs="Arial"/>
          <w:sz w:val="24"/>
          <w:szCs w:val="24"/>
          <w:lang w:eastAsia="pt-BR"/>
        </w:rPr>
        <w:t xml:space="preserve">, cuja eficácia no controle de </w:t>
      </w:r>
      <w:r w:rsidRPr="00671177">
        <w:rPr>
          <w:rFonts w:ascii="Arial" w:eastAsia="Times New Roman" w:hAnsi="Arial" w:cs="Arial"/>
          <w:i/>
          <w:iCs/>
          <w:sz w:val="24"/>
          <w:szCs w:val="24"/>
          <w:lang w:eastAsia="pt-BR"/>
        </w:rPr>
        <w:t>pitch</w:t>
      </w:r>
      <w:r w:rsidRPr="00671177">
        <w:rPr>
          <w:rFonts w:ascii="Arial" w:eastAsia="Times New Roman" w:hAnsi="Arial" w:cs="Arial"/>
          <w:sz w:val="24"/>
          <w:szCs w:val="24"/>
          <w:lang w:eastAsia="pt-BR"/>
        </w:rPr>
        <w:t xml:space="preserve"> e outros materiais pegajosos (</w:t>
      </w:r>
      <w:r w:rsidRPr="00671177">
        <w:rPr>
          <w:rFonts w:ascii="Arial" w:eastAsia="Times New Roman" w:hAnsi="Arial" w:cs="Arial"/>
          <w:i/>
          <w:iCs/>
          <w:sz w:val="24"/>
          <w:szCs w:val="24"/>
          <w:lang w:eastAsia="pt-BR"/>
        </w:rPr>
        <w:t>stickies</w:t>
      </w:r>
      <w:r w:rsidRPr="00671177">
        <w:rPr>
          <w:rFonts w:ascii="Arial" w:eastAsia="Times New Roman" w:hAnsi="Arial" w:cs="Arial"/>
          <w:sz w:val="24"/>
          <w:szCs w:val="24"/>
          <w:lang w:eastAsia="pt-BR"/>
        </w:rPr>
        <w:t xml:space="preserve">) já foi validada tecnicamente. </w:t>
      </w:r>
    </w:p>
    <w:p w14:paraId="49C95F58" w14:textId="70A9DB49" w:rsidR="00522CAE" w:rsidRPr="00671177" w:rsidRDefault="00522CAE" w:rsidP="00671177">
      <w:pPr>
        <w:spacing w:before="100" w:beforeAutospacing="1" w:after="100" w:afterAutospacing="1" w:line="360" w:lineRule="auto"/>
        <w:ind w:firstLine="708"/>
        <w:jc w:val="both"/>
        <w:rPr>
          <w:rFonts w:ascii="Arial" w:eastAsia="Times New Roman" w:hAnsi="Arial" w:cs="Arial"/>
          <w:sz w:val="24"/>
          <w:szCs w:val="24"/>
          <w:lang w:eastAsia="pt-BR"/>
        </w:rPr>
      </w:pPr>
      <w:r w:rsidRPr="00671177">
        <w:rPr>
          <w:rFonts w:ascii="Arial" w:eastAsia="Times New Roman" w:hAnsi="Arial" w:cs="Arial"/>
          <w:sz w:val="24"/>
          <w:szCs w:val="24"/>
          <w:lang w:eastAsia="pt-BR"/>
        </w:rPr>
        <w:t xml:space="preserve">O talco proveniente das minas da </w:t>
      </w:r>
      <w:r w:rsidRPr="00671177">
        <w:rPr>
          <w:rFonts w:ascii="Arial" w:eastAsia="Times New Roman" w:hAnsi="Arial" w:cs="Arial"/>
          <w:bCs/>
          <w:sz w:val="24"/>
          <w:szCs w:val="24"/>
          <w:lang w:eastAsia="pt-BR"/>
        </w:rPr>
        <w:t>Magnesita S.A.</w:t>
      </w:r>
      <w:r w:rsidRPr="00671177">
        <w:rPr>
          <w:rFonts w:ascii="Arial" w:eastAsia="Times New Roman" w:hAnsi="Arial" w:cs="Arial"/>
          <w:sz w:val="24"/>
          <w:szCs w:val="24"/>
          <w:lang w:eastAsia="pt-BR"/>
        </w:rPr>
        <w:t>, em Brumado (BA), tem demonstrado desempenho comparável ao talco importado, apresentando-se como uma alternativa economicamente viável para o setor.</w:t>
      </w:r>
    </w:p>
    <w:p w14:paraId="54A26842" w14:textId="77777777" w:rsidR="00413DFB" w:rsidRDefault="00522CAE">
      <w:pPr>
        <w:spacing w:before="100" w:beforeAutospacing="1" w:after="100" w:afterAutospacing="1" w:line="360" w:lineRule="auto"/>
        <w:ind w:firstLine="708"/>
        <w:jc w:val="both"/>
        <w:rPr>
          <w:rFonts w:ascii="Arial" w:eastAsia="Times New Roman" w:hAnsi="Arial" w:cs="Arial"/>
          <w:sz w:val="24"/>
          <w:szCs w:val="24"/>
          <w:lang w:eastAsia="pt-BR"/>
        </w:rPr>
      </w:pPr>
      <w:r w:rsidRPr="00671177">
        <w:rPr>
          <w:rFonts w:ascii="Arial" w:eastAsia="Times New Roman" w:hAnsi="Arial" w:cs="Arial"/>
          <w:sz w:val="24"/>
          <w:szCs w:val="24"/>
          <w:lang w:eastAsia="pt-BR"/>
        </w:rPr>
        <w:t xml:space="preserve">Outra abordagem é o desenvolvimento e aplicação de </w:t>
      </w:r>
      <w:r w:rsidRPr="00671177">
        <w:rPr>
          <w:rFonts w:ascii="Arial" w:eastAsia="Times New Roman" w:hAnsi="Arial" w:cs="Arial"/>
          <w:bCs/>
          <w:sz w:val="24"/>
          <w:szCs w:val="24"/>
          <w:lang w:eastAsia="pt-BR"/>
        </w:rPr>
        <w:t>aditivos alternativos ao talco</w:t>
      </w:r>
      <w:r w:rsidRPr="00671177">
        <w:rPr>
          <w:rFonts w:ascii="Arial" w:eastAsia="Times New Roman" w:hAnsi="Arial" w:cs="Arial"/>
          <w:sz w:val="24"/>
          <w:szCs w:val="24"/>
          <w:lang w:eastAsia="pt-BR"/>
        </w:rPr>
        <w:t xml:space="preserve">. </w:t>
      </w:r>
    </w:p>
    <w:p w14:paraId="4D5B81A5" w14:textId="77495DDA" w:rsidR="00522CAE" w:rsidRPr="00671177" w:rsidRDefault="00522CAE" w:rsidP="00671177">
      <w:pPr>
        <w:spacing w:before="100" w:beforeAutospacing="1" w:after="100" w:afterAutospacing="1" w:line="360" w:lineRule="auto"/>
        <w:ind w:firstLine="708"/>
        <w:jc w:val="both"/>
        <w:rPr>
          <w:rFonts w:ascii="Arial" w:eastAsia="Times New Roman" w:hAnsi="Arial" w:cs="Arial"/>
          <w:sz w:val="24"/>
          <w:szCs w:val="24"/>
          <w:lang w:eastAsia="pt-BR"/>
        </w:rPr>
      </w:pPr>
      <w:r w:rsidRPr="00671177">
        <w:rPr>
          <w:rFonts w:ascii="Arial" w:eastAsia="Times New Roman" w:hAnsi="Arial" w:cs="Arial"/>
          <w:sz w:val="24"/>
          <w:szCs w:val="24"/>
          <w:lang w:eastAsia="pt-BR"/>
        </w:rPr>
        <w:t xml:space="preserve">Em uma fábrica de celulose kraft de fibra curta branqueada, foi testado e implementado o uso do aditivo </w:t>
      </w:r>
      <w:r w:rsidRPr="00671177">
        <w:rPr>
          <w:rFonts w:ascii="Arial" w:eastAsia="Times New Roman" w:hAnsi="Arial" w:cs="Arial"/>
          <w:bCs/>
          <w:sz w:val="24"/>
          <w:szCs w:val="24"/>
          <w:lang w:eastAsia="pt-BR"/>
        </w:rPr>
        <w:t>Consperce VII</w:t>
      </w:r>
      <w:r w:rsidRPr="00671177">
        <w:rPr>
          <w:rFonts w:ascii="Arial" w:eastAsia="Times New Roman" w:hAnsi="Arial" w:cs="Arial"/>
          <w:sz w:val="24"/>
          <w:szCs w:val="24"/>
          <w:lang w:eastAsia="pt-BR"/>
        </w:rPr>
        <w:t xml:space="preserve">, da empresa </w:t>
      </w:r>
      <w:r w:rsidRPr="00671177">
        <w:rPr>
          <w:rFonts w:ascii="Arial" w:eastAsia="Times New Roman" w:hAnsi="Arial" w:cs="Arial"/>
          <w:bCs/>
          <w:sz w:val="24"/>
          <w:szCs w:val="24"/>
          <w:lang w:eastAsia="pt-BR"/>
        </w:rPr>
        <w:t>Constant América</w:t>
      </w:r>
      <w:r w:rsidRPr="00671177">
        <w:rPr>
          <w:rFonts w:ascii="Arial" w:eastAsia="Times New Roman" w:hAnsi="Arial" w:cs="Arial"/>
          <w:sz w:val="24"/>
          <w:szCs w:val="24"/>
          <w:lang w:eastAsia="pt-BR"/>
        </w:rPr>
        <w:t xml:space="preserve">. A substituição do talco por esse aditivo não apenas eliminou sua necessidade, mas também reduziu significativamente a incidência de </w:t>
      </w:r>
      <w:r w:rsidRPr="00671177">
        <w:rPr>
          <w:rFonts w:ascii="Arial" w:eastAsia="Times New Roman" w:hAnsi="Arial" w:cs="Arial"/>
          <w:i/>
          <w:iCs/>
          <w:sz w:val="24"/>
          <w:szCs w:val="24"/>
          <w:lang w:eastAsia="pt-BR"/>
        </w:rPr>
        <w:t>pitch coloidal</w:t>
      </w:r>
      <w:r w:rsidRPr="00671177">
        <w:rPr>
          <w:rFonts w:ascii="Arial" w:eastAsia="Times New Roman" w:hAnsi="Arial" w:cs="Arial"/>
          <w:sz w:val="24"/>
          <w:szCs w:val="24"/>
          <w:lang w:eastAsia="pt-BR"/>
        </w:rPr>
        <w:t xml:space="preserve"> durante o processo.</w:t>
      </w:r>
    </w:p>
    <w:p w14:paraId="0755E892" w14:textId="77777777" w:rsidR="00413DFB" w:rsidRDefault="00522CAE">
      <w:pPr>
        <w:spacing w:before="100" w:beforeAutospacing="1" w:after="100" w:afterAutospacing="1" w:line="360" w:lineRule="auto"/>
        <w:ind w:firstLine="708"/>
        <w:jc w:val="both"/>
        <w:rPr>
          <w:rFonts w:ascii="Arial" w:eastAsia="Times New Roman" w:hAnsi="Arial" w:cs="Arial"/>
          <w:sz w:val="24"/>
          <w:szCs w:val="24"/>
          <w:lang w:eastAsia="pt-BR"/>
        </w:rPr>
      </w:pPr>
      <w:r w:rsidRPr="00671177">
        <w:rPr>
          <w:rFonts w:ascii="Arial" w:eastAsia="Times New Roman" w:hAnsi="Arial" w:cs="Arial"/>
          <w:sz w:val="24"/>
          <w:szCs w:val="24"/>
          <w:lang w:eastAsia="pt-BR"/>
        </w:rPr>
        <w:t xml:space="preserve">Empresas do setor também têm investido em </w:t>
      </w:r>
      <w:r w:rsidRPr="00671177">
        <w:rPr>
          <w:rFonts w:ascii="Arial" w:eastAsia="Times New Roman" w:hAnsi="Arial" w:cs="Arial"/>
          <w:bCs/>
          <w:sz w:val="24"/>
          <w:szCs w:val="24"/>
          <w:lang w:eastAsia="pt-BR"/>
        </w:rPr>
        <w:t>parcerias estratégicas voltadas à inovação tecnológica</w:t>
      </w:r>
      <w:r w:rsidRPr="00671177">
        <w:rPr>
          <w:rFonts w:ascii="Arial" w:eastAsia="Times New Roman" w:hAnsi="Arial" w:cs="Arial"/>
          <w:sz w:val="24"/>
          <w:szCs w:val="24"/>
          <w:lang w:eastAsia="pt-BR"/>
        </w:rPr>
        <w:t xml:space="preserve">. </w:t>
      </w:r>
    </w:p>
    <w:p w14:paraId="4A896624" w14:textId="5CB0D7DC" w:rsidR="00522CAE" w:rsidRPr="00671177" w:rsidRDefault="00522CAE" w:rsidP="00671177">
      <w:pPr>
        <w:spacing w:before="100" w:beforeAutospacing="1" w:after="100" w:afterAutospacing="1" w:line="360" w:lineRule="auto"/>
        <w:ind w:firstLine="708"/>
        <w:jc w:val="both"/>
        <w:rPr>
          <w:rFonts w:ascii="Arial" w:eastAsia="Times New Roman" w:hAnsi="Arial" w:cs="Arial"/>
          <w:sz w:val="24"/>
          <w:szCs w:val="24"/>
          <w:lang w:eastAsia="pt-BR"/>
        </w:rPr>
      </w:pPr>
      <w:r w:rsidRPr="00671177">
        <w:rPr>
          <w:rFonts w:ascii="Arial" w:eastAsia="Times New Roman" w:hAnsi="Arial" w:cs="Arial"/>
          <w:sz w:val="24"/>
          <w:szCs w:val="24"/>
          <w:lang w:eastAsia="pt-BR"/>
        </w:rPr>
        <w:t xml:space="preserve">A </w:t>
      </w:r>
      <w:r w:rsidRPr="00671177">
        <w:rPr>
          <w:rFonts w:ascii="Arial" w:eastAsia="Times New Roman" w:hAnsi="Arial" w:cs="Arial"/>
          <w:bCs/>
          <w:sz w:val="24"/>
          <w:szCs w:val="24"/>
          <w:lang w:eastAsia="pt-BR"/>
        </w:rPr>
        <w:t>Color Química do Brasil</w:t>
      </w:r>
      <w:r w:rsidRPr="00671177">
        <w:rPr>
          <w:rFonts w:ascii="Arial" w:eastAsia="Times New Roman" w:hAnsi="Arial" w:cs="Arial"/>
          <w:sz w:val="24"/>
          <w:szCs w:val="24"/>
          <w:lang w:eastAsia="pt-BR"/>
        </w:rPr>
        <w:t xml:space="preserve">, por exemplo, em parceria com a norte-americana </w:t>
      </w:r>
      <w:proofErr w:type="spellStart"/>
      <w:r w:rsidRPr="00671177">
        <w:rPr>
          <w:rFonts w:ascii="Arial" w:eastAsia="Times New Roman" w:hAnsi="Arial" w:cs="Arial"/>
          <w:bCs/>
          <w:sz w:val="24"/>
          <w:szCs w:val="24"/>
          <w:lang w:eastAsia="pt-BR"/>
        </w:rPr>
        <w:t>Suntex</w:t>
      </w:r>
      <w:proofErr w:type="spellEnd"/>
      <w:r w:rsidRPr="00671177">
        <w:rPr>
          <w:rFonts w:ascii="Arial" w:eastAsia="Times New Roman" w:hAnsi="Arial" w:cs="Arial"/>
          <w:sz w:val="24"/>
          <w:szCs w:val="24"/>
          <w:lang w:eastAsia="pt-BR"/>
        </w:rPr>
        <w:t xml:space="preserve">, passou a fornecer o agente de controle de </w:t>
      </w:r>
      <w:r w:rsidRPr="00671177">
        <w:rPr>
          <w:rFonts w:ascii="Arial" w:eastAsia="Times New Roman" w:hAnsi="Arial" w:cs="Arial"/>
          <w:i/>
          <w:iCs/>
          <w:sz w:val="24"/>
          <w:szCs w:val="24"/>
          <w:lang w:eastAsia="pt-BR"/>
        </w:rPr>
        <w:t>pitch</w:t>
      </w:r>
      <w:r w:rsidRPr="00671177">
        <w:rPr>
          <w:rFonts w:ascii="Arial" w:eastAsia="Times New Roman" w:hAnsi="Arial" w:cs="Arial"/>
          <w:sz w:val="24"/>
          <w:szCs w:val="24"/>
          <w:lang w:eastAsia="pt-BR"/>
        </w:rPr>
        <w:t xml:space="preserve"> e </w:t>
      </w:r>
      <w:r w:rsidRPr="00671177">
        <w:rPr>
          <w:rFonts w:ascii="Arial" w:eastAsia="Times New Roman" w:hAnsi="Arial" w:cs="Arial"/>
          <w:i/>
          <w:iCs/>
          <w:sz w:val="24"/>
          <w:szCs w:val="24"/>
          <w:lang w:eastAsia="pt-BR"/>
        </w:rPr>
        <w:t>stickies</w:t>
      </w:r>
      <w:r w:rsidRPr="00671177">
        <w:rPr>
          <w:rFonts w:ascii="Arial" w:eastAsia="Times New Roman" w:hAnsi="Arial" w:cs="Arial"/>
          <w:sz w:val="24"/>
          <w:szCs w:val="24"/>
          <w:lang w:eastAsia="pt-BR"/>
        </w:rPr>
        <w:t xml:space="preserve"> </w:t>
      </w:r>
      <w:r w:rsidRPr="00671177">
        <w:rPr>
          <w:rFonts w:ascii="Arial" w:eastAsia="Times New Roman" w:hAnsi="Arial" w:cs="Arial"/>
          <w:bCs/>
          <w:sz w:val="24"/>
          <w:szCs w:val="24"/>
          <w:lang w:eastAsia="pt-BR"/>
        </w:rPr>
        <w:t>NO TAC 8000</w:t>
      </w:r>
      <w:r w:rsidRPr="00671177">
        <w:rPr>
          <w:rFonts w:ascii="Arial" w:eastAsia="Times New Roman" w:hAnsi="Arial" w:cs="Arial"/>
          <w:sz w:val="24"/>
          <w:szCs w:val="24"/>
          <w:lang w:eastAsia="pt-BR"/>
        </w:rPr>
        <w:t>, fabricado em Gaspar (SC) e distribuído em toda a América Latina. Essa solução fortalece a cadeia de suprimentos regional, com foco em desempenho e sustentabilidade.</w:t>
      </w:r>
    </w:p>
    <w:p w14:paraId="6E689700" w14:textId="77777777" w:rsidR="00A473D4" w:rsidRDefault="00522CAE">
      <w:pPr>
        <w:spacing w:before="100" w:beforeAutospacing="1" w:after="100" w:afterAutospacing="1" w:line="360" w:lineRule="auto"/>
        <w:ind w:firstLine="708"/>
        <w:jc w:val="both"/>
        <w:rPr>
          <w:rFonts w:ascii="Arial" w:eastAsia="Times New Roman" w:hAnsi="Arial" w:cs="Arial"/>
          <w:sz w:val="24"/>
          <w:szCs w:val="24"/>
          <w:lang w:eastAsia="pt-BR"/>
        </w:rPr>
      </w:pPr>
      <w:r w:rsidRPr="00671177">
        <w:rPr>
          <w:rFonts w:ascii="Arial" w:eastAsia="Times New Roman" w:hAnsi="Arial" w:cs="Arial"/>
          <w:sz w:val="24"/>
          <w:szCs w:val="24"/>
          <w:lang w:eastAsia="pt-BR"/>
        </w:rPr>
        <w:t xml:space="preserve">Por fim, destaca-se o avanço em </w:t>
      </w:r>
      <w:r w:rsidRPr="00671177">
        <w:rPr>
          <w:rFonts w:ascii="Arial" w:eastAsia="Times New Roman" w:hAnsi="Arial" w:cs="Arial"/>
          <w:bCs/>
          <w:sz w:val="24"/>
          <w:szCs w:val="24"/>
          <w:lang w:eastAsia="pt-BR"/>
        </w:rPr>
        <w:t>tecnologias alternativas ao uso do talco</w:t>
      </w:r>
      <w:r w:rsidRPr="00671177">
        <w:rPr>
          <w:rFonts w:ascii="Arial" w:eastAsia="Times New Roman" w:hAnsi="Arial" w:cs="Arial"/>
          <w:sz w:val="24"/>
          <w:szCs w:val="24"/>
          <w:lang w:eastAsia="pt-BR"/>
        </w:rPr>
        <w:t xml:space="preserve">, especialmente em resposta a preocupações ambientais e de saúde. </w:t>
      </w:r>
    </w:p>
    <w:p w14:paraId="14204CB2" w14:textId="3466FF9A" w:rsidR="00522CAE" w:rsidRPr="00671177" w:rsidRDefault="00522CAE" w:rsidP="00671177">
      <w:pPr>
        <w:spacing w:before="100" w:beforeAutospacing="1" w:after="100" w:afterAutospacing="1" w:line="360" w:lineRule="auto"/>
        <w:ind w:firstLine="708"/>
        <w:jc w:val="both"/>
        <w:rPr>
          <w:rFonts w:ascii="Arial" w:eastAsia="Times New Roman" w:hAnsi="Arial" w:cs="Arial"/>
          <w:sz w:val="24"/>
          <w:szCs w:val="24"/>
          <w:lang w:eastAsia="pt-BR"/>
        </w:rPr>
      </w:pPr>
      <w:r w:rsidRPr="00671177">
        <w:rPr>
          <w:rFonts w:ascii="Arial" w:eastAsia="Times New Roman" w:hAnsi="Arial" w:cs="Arial"/>
          <w:sz w:val="24"/>
          <w:szCs w:val="24"/>
          <w:lang w:eastAsia="pt-BR"/>
        </w:rPr>
        <w:t xml:space="preserve">A empresa </w:t>
      </w:r>
      <w:r w:rsidRPr="00671177">
        <w:rPr>
          <w:rFonts w:ascii="Arial" w:eastAsia="Times New Roman" w:hAnsi="Arial" w:cs="Arial"/>
          <w:bCs/>
          <w:sz w:val="24"/>
          <w:szCs w:val="24"/>
          <w:lang w:eastAsia="pt-BR"/>
        </w:rPr>
        <w:t>Contech</w:t>
      </w:r>
      <w:r w:rsidRPr="00671177">
        <w:rPr>
          <w:rFonts w:ascii="Arial" w:eastAsia="Times New Roman" w:hAnsi="Arial" w:cs="Arial"/>
          <w:sz w:val="24"/>
          <w:szCs w:val="24"/>
          <w:lang w:eastAsia="pt-BR"/>
        </w:rPr>
        <w:t xml:space="preserve"> desenvolveu um mix de adsorventes inovador à base de </w:t>
      </w:r>
      <w:r w:rsidRPr="00671177">
        <w:rPr>
          <w:rFonts w:ascii="Arial" w:eastAsia="Times New Roman" w:hAnsi="Arial" w:cs="Arial"/>
          <w:bCs/>
          <w:sz w:val="24"/>
          <w:szCs w:val="24"/>
          <w:lang w:eastAsia="pt-BR"/>
        </w:rPr>
        <w:t>argila sintética</w:t>
      </w:r>
      <w:r w:rsidRPr="00671177">
        <w:rPr>
          <w:rFonts w:ascii="Arial" w:eastAsia="Times New Roman" w:hAnsi="Arial" w:cs="Arial"/>
          <w:sz w:val="24"/>
          <w:szCs w:val="24"/>
          <w:lang w:eastAsia="pt-BR"/>
        </w:rPr>
        <w:t xml:space="preserve">, posicionado como uma solução promissora para o controle de </w:t>
      </w:r>
      <w:r w:rsidRPr="00671177">
        <w:rPr>
          <w:rFonts w:ascii="Arial" w:eastAsia="Times New Roman" w:hAnsi="Arial" w:cs="Arial"/>
          <w:i/>
          <w:iCs/>
          <w:sz w:val="24"/>
          <w:szCs w:val="24"/>
          <w:lang w:eastAsia="pt-BR"/>
        </w:rPr>
        <w:t>pitch</w:t>
      </w:r>
      <w:r w:rsidRPr="00671177">
        <w:rPr>
          <w:rFonts w:ascii="Arial" w:eastAsia="Times New Roman" w:hAnsi="Arial" w:cs="Arial"/>
          <w:sz w:val="24"/>
          <w:szCs w:val="24"/>
          <w:lang w:eastAsia="pt-BR"/>
        </w:rPr>
        <w:t xml:space="preserve"> e </w:t>
      </w:r>
      <w:r w:rsidRPr="00671177">
        <w:rPr>
          <w:rFonts w:ascii="Arial" w:eastAsia="Times New Roman" w:hAnsi="Arial" w:cs="Arial"/>
          <w:i/>
          <w:iCs/>
          <w:sz w:val="24"/>
          <w:szCs w:val="24"/>
          <w:lang w:eastAsia="pt-BR"/>
        </w:rPr>
        <w:t>stickies</w:t>
      </w:r>
      <w:r w:rsidRPr="00671177">
        <w:rPr>
          <w:rFonts w:ascii="Arial" w:eastAsia="Times New Roman" w:hAnsi="Arial" w:cs="Arial"/>
          <w:sz w:val="24"/>
          <w:szCs w:val="24"/>
          <w:lang w:eastAsia="pt-BR"/>
        </w:rPr>
        <w:t xml:space="preserve"> em linhas de produção de papel e celulose.</w:t>
      </w:r>
    </w:p>
    <w:p w14:paraId="6A62592F" w14:textId="77777777" w:rsidR="00032884" w:rsidRPr="00E02988" w:rsidRDefault="00032884" w:rsidP="00E02988">
      <w:pPr>
        <w:pStyle w:val="NormalWeb"/>
        <w:spacing w:line="360" w:lineRule="auto"/>
        <w:ind w:firstLine="708"/>
        <w:jc w:val="both"/>
        <w:rPr>
          <w:rFonts w:ascii="Arial" w:hAnsi="Arial" w:cs="Arial"/>
        </w:rPr>
      </w:pPr>
    </w:p>
    <w:p w14:paraId="5A044AD9" w14:textId="14A983C7" w:rsidR="001A49B7" w:rsidRPr="00E02988" w:rsidRDefault="001A49B7" w:rsidP="00855D6A">
      <w:pPr>
        <w:pStyle w:val="Ttulo3"/>
        <w:numPr>
          <w:ilvl w:val="3"/>
          <w:numId w:val="16"/>
        </w:numPr>
        <w:spacing w:line="360" w:lineRule="auto"/>
        <w:jc w:val="both"/>
        <w:rPr>
          <w:rFonts w:ascii="Arial" w:hAnsi="Arial" w:cs="Arial"/>
          <w:color w:val="auto"/>
        </w:rPr>
      </w:pPr>
      <w:bookmarkStart w:id="74" w:name="_Toc199861679"/>
      <w:r w:rsidRPr="00E02988">
        <w:rPr>
          <w:rStyle w:val="Forte"/>
          <w:rFonts w:ascii="Arial" w:hAnsi="Arial" w:cs="Arial"/>
          <w:bCs w:val="0"/>
          <w:color w:val="auto"/>
        </w:rPr>
        <w:t>Remoção Física dos Extrativos – Klabin (Brasil)</w:t>
      </w:r>
      <w:bookmarkEnd w:id="74"/>
    </w:p>
    <w:p w14:paraId="5147FCC4" w14:textId="77777777" w:rsidR="001F2B24" w:rsidRDefault="001A49B7" w:rsidP="009A0899">
      <w:pPr>
        <w:pStyle w:val="NormalWeb"/>
        <w:spacing w:line="360" w:lineRule="auto"/>
        <w:ind w:firstLine="708"/>
        <w:jc w:val="both"/>
        <w:rPr>
          <w:rFonts w:ascii="Arial" w:hAnsi="Arial" w:cs="Arial"/>
        </w:rPr>
      </w:pPr>
      <w:r w:rsidRPr="00E02988">
        <w:rPr>
          <w:rFonts w:ascii="Arial" w:hAnsi="Arial" w:cs="Arial"/>
        </w:rPr>
        <w:t>Uma abordagem distinta para o controle de extrativos na madeira foi desenvolvida pela Klabin, uma das principais produtoras de celulose integrada do Brasil.</w:t>
      </w:r>
      <w:r w:rsidR="009A0899">
        <w:rPr>
          <w:rFonts w:ascii="Arial" w:hAnsi="Arial" w:cs="Arial"/>
        </w:rPr>
        <w:t xml:space="preserve"> </w:t>
      </w:r>
    </w:p>
    <w:p w14:paraId="71B83A73" w14:textId="4F5ECFA1" w:rsidR="001A49B7" w:rsidRPr="00E02988" w:rsidRDefault="001A49B7" w:rsidP="00671177">
      <w:pPr>
        <w:pStyle w:val="NormalWeb"/>
        <w:spacing w:line="360" w:lineRule="auto"/>
        <w:ind w:firstLine="708"/>
        <w:jc w:val="both"/>
        <w:rPr>
          <w:rFonts w:ascii="Arial" w:hAnsi="Arial" w:cs="Arial"/>
        </w:rPr>
      </w:pPr>
      <w:r w:rsidRPr="00E02988">
        <w:rPr>
          <w:rFonts w:ascii="Arial" w:hAnsi="Arial" w:cs="Arial"/>
        </w:rPr>
        <w:t>A empresa implementou a pré-lavagem da madeira com água quente antes da etapa de cozimento, com o objetivo de reduzir os teores de extrativos presentes nas toras oriundas de florestas de rápido crescimento, especialmente nas regiões do Paraná e de Santa Catarina, onde a variabilidade química da matéria-prima é elevada.</w:t>
      </w:r>
    </w:p>
    <w:p w14:paraId="43A742E4" w14:textId="77777777"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Essa estratégia se baseia na remoção física dos compostos indesejáveis ainda nas etapas iniciais do processo industrial, evitando sua entrada nos digestores e reduzindo os impactos negativos ao longo da cadeia produtiva da celulose.</w:t>
      </w:r>
    </w:p>
    <w:p w14:paraId="27B500DB" w14:textId="77777777" w:rsidR="001E6AC7" w:rsidRDefault="001A49B7" w:rsidP="00E02988">
      <w:pPr>
        <w:pStyle w:val="NormalWeb"/>
        <w:spacing w:line="360" w:lineRule="auto"/>
        <w:ind w:firstLine="708"/>
        <w:jc w:val="both"/>
        <w:rPr>
          <w:rFonts w:ascii="Arial" w:hAnsi="Arial" w:cs="Arial"/>
        </w:rPr>
      </w:pPr>
      <w:r w:rsidRPr="00E02988">
        <w:rPr>
          <w:rFonts w:ascii="Arial" w:hAnsi="Arial" w:cs="Arial"/>
        </w:rPr>
        <w:t xml:space="preserve">Os custos envolvidos na implantação desse método são consideráveis. </w:t>
      </w:r>
    </w:p>
    <w:p w14:paraId="39E9CFEA" w14:textId="77777777" w:rsidR="00420496" w:rsidRDefault="001A49B7" w:rsidP="00E02988">
      <w:pPr>
        <w:pStyle w:val="NormalWeb"/>
        <w:spacing w:line="360" w:lineRule="auto"/>
        <w:ind w:firstLine="708"/>
        <w:jc w:val="both"/>
        <w:rPr>
          <w:rFonts w:ascii="Arial" w:hAnsi="Arial" w:cs="Arial"/>
        </w:rPr>
      </w:pPr>
      <w:r w:rsidRPr="00E02988">
        <w:rPr>
          <w:rFonts w:ascii="Arial" w:hAnsi="Arial" w:cs="Arial"/>
        </w:rPr>
        <w:t xml:space="preserve">O investimento inicial é elevado, uma vez que demanda a instalação de tanques específicos, sistemas de aquecimento de água e estruturas adequadas para o controle dos efluentes gerados. </w:t>
      </w:r>
    </w:p>
    <w:p w14:paraId="02BDFB13" w14:textId="10A58B9D"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Do ponto de vista operacional, também há um aumento nos custos, devido ao consumo intensivo de água e energia.</w:t>
      </w:r>
    </w:p>
    <w:p w14:paraId="148C1A71" w14:textId="77777777" w:rsidR="00420496" w:rsidRDefault="001A49B7" w:rsidP="00E02988">
      <w:pPr>
        <w:pStyle w:val="NormalWeb"/>
        <w:spacing w:line="360" w:lineRule="auto"/>
        <w:ind w:firstLine="708"/>
        <w:jc w:val="both"/>
        <w:rPr>
          <w:rFonts w:ascii="Arial" w:hAnsi="Arial" w:cs="Arial"/>
        </w:rPr>
      </w:pPr>
      <w:r w:rsidRPr="00E02988">
        <w:rPr>
          <w:rFonts w:ascii="Arial" w:hAnsi="Arial" w:cs="Arial"/>
        </w:rPr>
        <w:t xml:space="preserve">Apesar dessas limitações, os resultados obtidos demonstraram ganhos significativos. </w:t>
      </w:r>
    </w:p>
    <w:p w14:paraId="4D55BE00" w14:textId="5FC49B71"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 xml:space="preserve">Os testes realizados indicaram uma redução entre 15% e 20% nos teores de extrativos da madeira antes do cozimento. Consequentemente, houve diminuição na formação de depósitos de </w:t>
      </w:r>
      <w:r w:rsidRPr="00671177">
        <w:rPr>
          <w:rFonts w:ascii="Arial" w:hAnsi="Arial" w:cs="Arial"/>
          <w:i/>
          <w:iCs/>
        </w:rPr>
        <w:t>pitch</w:t>
      </w:r>
      <w:r w:rsidRPr="00E02988">
        <w:rPr>
          <w:rFonts w:ascii="Arial" w:hAnsi="Arial" w:cs="Arial"/>
        </w:rPr>
        <w:t xml:space="preserve"> e incrustações, o que contribuiu para a redução dos custos de manutenção dos equipamentos industriais.</w:t>
      </w:r>
    </w:p>
    <w:p w14:paraId="0DCA5A84" w14:textId="77777777" w:rsidR="008A3E06" w:rsidRDefault="001A49B7" w:rsidP="00E02988">
      <w:pPr>
        <w:pStyle w:val="NormalWeb"/>
        <w:spacing w:line="360" w:lineRule="auto"/>
        <w:ind w:firstLine="708"/>
        <w:jc w:val="both"/>
        <w:rPr>
          <w:rFonts w:ascii="Arial" w:hAnsi="Arial" w:cs="Arial"/>
        </w:rPr>
      </w:pPr>
      <w:r w:rsidRPr="00E02988">
        <w:rPr>
          <w:rFonts w:ascii="Arial" w:hAnsi="Arial" w:cs="Arial"/>
        </w:rPr>
        <w:t xml:space="preserve">Outro benefício observado foi a redução no consumo de surfactantes e dispersantes químicos na fábrica, reforçando o potencial dessa técnica como uma alternativa sustentável. </w:t>
      </w:r>
    </w:p>
    <w:p w14:paraId="6D66E562" w14:textId="27C3636F"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Embora o custo operacional permaneça elevado, a diminuição de paradas para limpeza, a longevidade dos equipamentos e a melhoria na eficiência do processo resultaram em uma viabilidade econômica positiva para a estratégia adotada.</w:t>
      </w:r>
    </w:p>
    <w:p w14:paraId="1F7ADA36" w14:textId="77777777" w:rsidR="001A49B7" w:rsidRPr="00E02988" w:rsidRDefault="001A49B7" w:rsidP="00E02988">
      <w:pPr>
        <w:spacing w:line="360" w:lineRule="auto"/>
        <w:jc w:val="both"/>
        <w:rPr>
          <w:rFonts w:ascii="Arial" w:hAnsi="Arial" w:cs="Arial"/>
          <w:sz w:val="24"/>
          <w:szCs w:val="24"/>
        </w:rPr>
      </w:pPr>
    </w:p>
    <w:p w14:paraId="47121BF7" w14:textId="6CAE68FA" w:rsidR="001A49B7" w:rsidRPr="00E02988" w:rsidRDefault="001A49B7" w:rsidP="00855D6A">
      <w:pPr>
        <w:pStyle w:val="Ttulo3"/>
        <w:numPr>
          <w:ilvl w:val="3"/>
          <w:numId w:val="19"/>
        </w:numPr>
        <w:spacing w:line="360" w:lineRule="auto"/>
        <w:jc w:val="both"/>
        <w:rPr>
          <w:rStyle w:val="Forte"/>
          <w:rFonts w:ascii="Arial" w:hAnsi="Arial" w:cs="Arial"/>
          <w:bCs w:val="0"/>
          <w:color w:val="auto"/>
        </w:rPr>
      </w:pPr>
      <w:bookmarkStart w:id="75" w:name="_Toc199861680"/>
      <w:r w:rsidRPr="00E02988">
        <w:rPr>
          <w:rStyle w:val="Forte"/>
          <w:rFonts w:ascii="Arial" w:hAnsi="Arial" w:cs="Arial"/>
          <w:bCs w:val="0"/>
          <w:color w:val="auto"/>
        </w:rPr>
        <w:t xml:space="preserve">Uso de Aditivos Químicos – </w:t>
      </w:r>
      <w:proofErr w:type="spellStart"/>
      <w:r w:rsidRPr="00E02988">
        <w:rPr>
          <w:rStyle w:val="Forte"/>
          <w:rFonts w:ascii="Arial" w:hAnsi="Arial" w:cs="Arial"/>
          <w:bCs w:val="0"/>
          <w:color w:val="auto"/>
        </w:rPr>
        <w:t>Arauco</w:t>
      </w:r>
      <w:proofErr w:type="spellEnd"/>
      <w:r w:rsidRPr="00E02988">
        <w:rPr>
          <w:rStyle w:val="Forte"/>
          <w:rFonts w:ascii="Arial" w:hAnsi="Arial" w:cs="Arial"/>
          <w:bCs w:val="0"/>
          <w:color w:val="auto"/>
        </w:rPr>
        <w:t xml:space="preserve"> (Chile)</w:t>
      </w:r>
      <w:bookmarkEnd w:id="75"/>
    </w:p>
    <w:p w14:paraId="0389EDCA" w14:textId="77777777" w:rsidR="008A3E06" w:rsidRDefault="001A49B7" w:rsidP="00E02988">
      <w:pPr>
        <w:pStyle w:val="NormalWeb"/>
        <w:spacing w:line="360" w:lineRule="auto"/>
        <w:ind w:firstLine="708"/>
        <w:jc w:val="both"/>
        <w:rPr>
          <w:rFonts w:ascii="Arial" w:hAnsi="Arial" w:cs="Arial"/>
        </w:rPr>
      </w:pPr>
      <w:r w:rsidRPr="00E02988">
        <w:rPr>
          <w:rFonts w:ascii="Arial" w:hAnsi="Arial" w:cs="Arial"/>
        </w:rPr>
        <w:t xml:space="preserve">Diante dos desafios operacionais causados pelo alto teor de extrativos da madeira de eucalipto, a empresa </w:t>
      </w:r>
      <w:proofErr w:type="spellStart"/>
      <w:r w:rsidRPr="00E02988">
        <w:rPr>
          <w:rFonts w:ascii="Arial" w:hAnsi="Arial" w:cs="Arial"/>
        </w:rPr>
        <w:t>Arauco</w:t>
      </w:r>
      <w:proofErr w:type="spellEnd"/>
      <w:r w:rsidRPr="00E02988">
        <w:rPr>
          <w:rFonts w:ascii="Arial" w:hAnsi="Arial" w:cs="Arial"/>
        </w:rPr>
        <w:t xml:space="preserve"> — uma das maiores produtoras de celulose do Chile — adotou a aplicação de surfactantes como estratégia de mitigação da formação de </w:t>
      </w:r>
      <w:r w:rsidRPr="00671177">
        <w:rPr>
          <w:rFonts w:ascii="Arial" w:hAnsi="Arial" w:cs="Arial"/>
          <w:i/>
          <w:iCs/>
        </w:rPr>
        <w:t>pitch</w:t>
      </w:r>
      <w:r w:rsidRPr="00E02988">
        <w:rPr>
          <w:rFonts w:ascii="Arial" w:hAnsi="Arial" w:cs="Arial"/>
        </w:rPr>
        <w:t xml:space="preserve"> ao longo de sua linha de produção. </w:t>
      </w:r>
    </w:p>
    <w:p w14:paraId="1CC79E1C" w14:textId="0CADD325"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A elevada presença desses compostos na matéria-prima vinha ocasionando recorrentes depósitos nas etapas de evaporação e branqueamento, resultando em paradas não programadas e aumento nos custos operacionais.</w:t>
      </w:r>
    </w:p>
    <w:p w14:paraId="310967AC" w14:textId="77777777"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Para enfrentar esse cenário, a empresa iniciou uma série de testes com aditivos químicos, especialmente surfactantes e dispersantes, com o objetivo de neutralizar os efeitos dos extrativos hidrofóbicos que favoreciam a formação de depósitos pegajosos no sistema.</w:t>
      </w:r>
    </w:p>
    <w:p w14:paraId="2D04552E" w14:textId="77777777" w:rsidR="000E1145" w:rsidRDefault="001A49B7" w:rsidP="00E02988">
      <w:pPr>
        <w:pStyle w:val="NormalWeb"/>
        <w:spacing w:line="360" w:lineRule="auto"/>
        <w:ind w:firstLine="708"/>
        <w:jc w:val="both"/>
        <w:rPr>
          <w:rFonts w:ascii="Arial" w:hAnsi="Arial" w:cs="Arial"/>
        </w:rPr>
      </w:pPr>
      <w:r w:rsidRPr="00E02988">
        <w:rPr>
          <w:rFonts w:ascii="Arial" w:hAnsi="Arial" w:cs="Arial"/>
        </w:rPr>
        <w:t xml:space="preserve">Do ponto de vista econômico, os custos envolvidos na implementação dessa estratégia foram considerados moderados. </w:t>
      </w:r>
    </w:p>
    <w:p w14:paraId="498E56BD" w14:textId="49AA802F" w:rsidR="00AF764B" w:rsidRDefault="001A49B7" w:rsidP="00E02988">
      <w:pPr>
        <w:pStyle w:val="NormalWeb"/>
        <w:spacing w:line="360" w:lineRule="auto"/>
        <w:ind w:firstLine="708"/>
        <w:jc w:val="both"/>
        <w:rPr>
          <w:rFonts w:ascii="Arial" w:hAnsi="Arial" w:cs="Arial"/>
        </w:rPr>
      </w:pPr>
      <w:r w:rsidRPr="00E02988">
        <w:rPr>
          <w:rFonts w:ascii="Arial" w:hAnsi="Arial" w:cs="Arial"/>
        </w:rPr>
        <w:t xml:space="preserve">O investimento inicial consistiu basicamente na aquisição de produtos químicos específicos, sem necessidade de grandes modificações na planta industrial. </w:t>
      </w:r>
    </w:p>
    <w:p w14:paraId="50DB009C" w14:textId="78C57109"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O custo operacional também foi classificado como médio, principalmente devido à necessidade de dosagem precisa e contínua desses aditivos durante o processo.</w:t>
      </w:r>
    </w:p>
    <w:p w14:paraId="1393A326" w14:textId="77777777" w:rsidR="00AF764B" w:rsidRDefault="001A49B7" w:rsidP="00E02988">
      <w:pPr>
        <w:pStyle w:val="NormalWeb"/>
        <w:spacing w:line="360" w:lineRule="auto"/>
        <w:ind w:firstLine="708"/>
        <w:jc w:val="both"/>
        <w:rPr>
          <w:rFonts w:ascii="Arial" w:hAnsi="Arial" w:cs="Arial"/>
        </w:rPr>
      </w:pPr>
      <w:r w:rsidRPr="00E02988">
        <w:rPr>
          <w:rFonts w:ascii="Arial" w:hAnsi="Arial" w:cs="Arial"/>
        </w:rPr>
        <w:t xml:space="preserve">Os resultados alcançados foram expressivos. A empresa registrou uma redução de 30% na incidência de </w:t>
      </w:r>
      <w:r w:rsidRPr="00671177">
        <w:rPr>
          <w:rFonts w:ascii="Arial" w:hAnsi="Arial" w:cs="Arial"/>
          <w:i/>
          <w:iCs/>
        </w:rPr>
        <w:t>pitch</w:t>
      </w:r>
      <w:r w:rsidRPr="00E02988">
        <w:rPr>
          <w:rFonts w:ascii="Arial" w:hAnsi="Arial" w:cs="Arial"/>
        </w:rPr>
        <w:t xml:space="preserve"> em equipamentos críticos, como evaporadores e branqueadores. </w:t>
      </w:r>
    </w:p>
    <w:p w14:paraId="3289564F" w14:textId="77777777" w:rsidR="00AF764B" w:rsidRDefault="001A49B7" w:rsidP="00E02988">
      <w:pPr>
        <w:pStyle w:val="NormalWeb"/>
        <w:spacing w:line="360" w:lineRule="auto"/>
        <w:ind w:firstLine="708"/>
        <w:jc w:val="both"/>
        <w:rPr>
          <w:rFonts w:ascii="Arial" w:hAnsi="Arial" w:cs="Arial"/>
        </w:rPr>
      </w:pPr>
      <w:r w:rsidRPr="00E02988">
        <w:rPr>
          <w:rFonts w:ascii="Arial" w:hAnsi="Arial" w:cs="Arial"/>
        </w:rPr>
        <w:t xml:space="preserve">Essa melhoria operacional refletiu diretamente na diminuição das paradas não programadas para limpeza, aumentando a disponibilidade da linha de produção e otimizando a eficiência global da planta. </w:t>
      </w:r>
    </w:p>
    <w:p w14:paraId="7CB33350" w14:textId="6238A7C7"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Além disso, observou-se uma redução no consumo de reagentes químicos utilizados na etapa de branqueamento, contribuindo para o controle de custos e redução de impactos ambientais.</w:t>
      </w:r>
    </w:p>
    <w:p w14:paraId="01C491AE" w14:textId="77777777"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Assim, a aplicação de surfactantes demonstrou ser uma alternativa técnica e economicamente viável, com potencial significativo de estabilizar a operação industrial frente aos desafios impostos pelos altos teores de extrativos na madeira.</w:t>
      </w:r>
    </w:p>
    <w:p w14:paraId="6D157F39" w14:textId="77777777" w:rsidR="0081409C" w:rsidRPr="00E02988" w:rsidRDefault="0081409C" w:rsidP="00E02988">
      <w:pPr>
        <w:pStyle w:val="NormalWeb"/>
        <w:spacing w:line="360" w:lineRule="auto"/>
        <w:ind w:firstLine="708"/>
        <w:jc w:val="both"/>
        <w:rPr>
          <w:rFonts w:ascii="Arial" w:hAnsi="Arial" w:cs="Arial"/>
        </w:rPr>
      </w:pPr>
    </w:p>
    <w:p w14:paraId="6CBEA4B1" w14:textId="09CBF208" w:rsidR="001A49B7" w:rsidRPr="00E02988" w:rsidRDefault="001A49B7" w:rsidP="00855D6A">
      <w:pPr>
        <w:pStyle w:val="Ttulo3"/>
        <w:numPr>
          <w:ilvl w:val="3"/>
          <w:numId w:val="19"/>
        </w:numPr>
        <w:spacing w:line="360" w:lineRule="auto"/>
        <w:jc w:val="both"/>
        <w:rPr>
          <w:rStyle w:val="Forte"/>
          <w:rFonts w:ascii="Arial" w:hAnsi="Arial" w:cs="Arial"/>
          <w:bCs w:val="0"/>
          <w:color w:val="auto"/>
        </w:rPr>
      </w:pPr>
      <w:bookmarkStart w:id="76" w:name="_Toc199861681"/>
      <w:r w:rsidRPr="00E02988">
        <w:rPr>
          <w:rStyle w:val="Forte"/>
          <w:rFonts w:ascii="Arial" w:hAnsi="Arial" w:cs="Arial"/>
          <w:bCs w:val="0"/>
          <w:color w:val="auto"/>
        </w:rPr>
        <w:t>Tecnologias Emergentes – UPM (Finlândia)</w:t>
      </w:r>
      <w:bookmarkEnd w:id="76"/>
    </w:p>
    <w:p w14:paraId="3462BA62" w14:textId="77777777" w:rsidR="009E0CF8" w:rsidRDefault="001A49B7" w:rsidP="00E02988">
      <w:pPr>
        <w:pStyle w:val="NormalWeb"/>
        <w:spacing w:line="360" w:lineRule="auto"/>
        <w:ind w:firstLine="708"/>
        <w:jc w:val="both"/>
        <w:rPr>
          <w:rFonts w:ascii="Arial" w:hAnsi="Arial" w:cs="Arial"/>
        </w:rPr>
      </w:pPr>
      <w:r w:rsidRPr="00E02988">
        <w:rPr>
          <w:rFonts w:ascii="Arial" w:hAnsi="Arial" w:cs="Arial"/>
        </w:rPr>
        <w:t xml:space="preserve">A empresa UPM, referência global no setor de papel e celulose e sediada na Finlândia, desenvolveu uma estratégia inovadora baseada na aplicação de enzimas para a degradação dos extrativos presentes na madeira, com o objetivo de mitigar os impactos negativos desses compostos sobre o processo industrial. </w:t>
      </w:r>
    </w:p>
    <w:p w14:paraId="68C11C26" w14:textId="34296DB6"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 xml:space="preserve">A iniciativa envolveu o uso de lipases e </w:t>
      </w:r>
      <w:proofErr w:type="spellStart"/>
      <w:r w:rsidRPr="00E02988">
        <w:rPr>
          <w:rFonts w:ascii="Arial" w:hAnsi="Arial" w:cs="Arial"/>
        </w:rPr>
        <w:t>lacases</w:t>
      </w:r>
      <w:proofErr w:type="spellEnd"/>
      <w:r w:rsidRPr="00E02988">
        <w:rPr>
          <w:rFonts w:ascii="Arial" w:hAnsi="Arial" w:cs="Arial"/>
        </w:rPr>
        <w:t xml:space="preserve">, enzimas capazes de degradar ácidos graxos, resinas e outros componentes lipofílicos que contribuem para a formação de </w:t>
      </w:r>
      <w:r w:rsidRPr="00671177">
        <w:rPr>
          <w:rFonts w:ascii="Arial" w:hAnsi="Arial" w:cs="Arial"/>
          <w:i/>
          <w:iCs/>
        </w:rPr>
        <w:t>pitch</w:t>
      </w:r>
      <w:r w:rsidRPr="00E02988">
        <w:rPr>
          <w:rFonts w:ascii="Arial" w:hAnsi="Arial" w:cs="Arial"/>
        </w:rPr>
        <w:t>.</w:t>
      </w:r>
    </w:p>
    <w:p w14:paraId="5361D5C4" w14:textId="77777777"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 xml:space="preserve">A estratégia foi implementada por meio de um sistema de </w:t>
      </w:r>
      <w:proofErr w:type="spellStart"/>
      <w:r w:rsidRPr="00E02988">
        <w:rPr>
          <w:rFonts w:ascii="Arial" w:hAnsi="Arial" w:cs="Arial"/>
        </w:rPr>
        <w:t>pré</w:t>
      </w:r>
      <w:proofErr w:type="spellEnd"/>
      <w:r w:rsidRPr="00E02988">
        <w:rPr>
          <w:rFonts w:ascii="Arial" w:hAnsi="Arial" w:cs="Arial"/>
        </w:rPr>
        <w:t>-tratamento enzimático da madeira, aplicado antes da etapa de cozimento. Essa abordagem buscou reduzir a carga de extrativos que ingressa nos digestores, promovendo melhorias na estabilidade operacional e na qualidade da polpa produzida.</w:t>
      </w:r>
    </w:p>
    <w:p w14:paraId="63193F62" w14:textId="77777777" w:rsidR="009E0CF8" w:rsidRDefault="001A49B7" w:rsidP="00E02988">
      <w:pPr>
        <w:pStyle w:val="NormalWeb"/>
        <w:spacing w:line="360" w:lineRule="auto"/>
        <w:ind w:firstLine="708"/>
        <w:jc w:val="both"/>
        <w:rPr>
          <w:rFonts w:ascii="Arial" w:hAnsi="Arial" w:cs="Arial"/>
        </w:rPr>
      </w:pPr>
      <w:r w:rsidRPr="00E02988">
        <w:rPr>
          <w:rFonts w:ascii="Arial" w:hAnsi="Arial" w:cs="Arial"/>
        </w:rPr>
        <w:t xml:space="preserve">Do ponto de vista econômico, os custos envolvidos foram significativos. </w:t>
      </w:r>
    </w:p>
    <w:p w14:paraId="2F206F1C" w14:textId="77777777" w:rsidR="009E0CF8" w:rsidRDefault="001A49B7" w:rsidP="00E02988">
      <w:pPr>
        <w:pStyle w:val="NormalWeb"/>
        <w:spacing w:line="360" w:lineRule="auto"/>
        <w:ind w:firstLine="708"/>
        <w:jc w:val="both"/>
        <w:rPr>
          <w:rFonts w:ascii="Arial" w:hAnsi="Arial" w:cs="Arial"/>
        </w:rPr>
      </w:pPr>
      <w:r w:rsidRPr="00E02988">
        <w:rPr>
          <w:rFonts w:ascii="Arial" w:hAnsi="Arial" w:cs="Arial"/>
        </w:rPr>
        <w:t xml:space="preserve">O investimento inicial foi elevado, abrangendo atividades de pesquisa e desenvolvimento, aquisição de enzimas em escala industrial e adaptações no processo fabril para viabilizar a aplicação contínua dos tratamentos. </w:t>
      </w:r>
    </w:p>
    <w:p w14:paraId="6B52929F" w14:textId="2268F234"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O custo operacional é classificado entre médio e alto, principalmente devido à necessidade de dosagem precisa das enzimas e ao monitoramento constante do processo, a fim de garantir a eficácia e evitar desperdícios.</w:t>
      </w:r>
    </w:p>
    <w:p w14:paraId="7C03005F" w14:textId="77777777" w:rsidR="009E0CF8" w:rsidRDefault="001A49B7" w:rsidP="00E02988">
      <w:pPr>
        <w:pStyle w:val="NormalWeb"/>
        <w:spacing w:line="360" w:lineRule="auto"/>
        <w:ind w:firstLine="708"/>
        <w:jc w:val="both"/>
        <w:rPr>
          <w:rFonts w:ascii="Arial" w:hAnsi="Arial" w:cs="Arial"/>
        </w:rPr>
      </w:pPr>
      <w:r w:rsidRPr="00E02988">
        <w:rPr>
          <w:rFonts w:ascii="Arial" w:hAnsi="Arial" w:cs="Arial"/>
        </w:rPr>
        <w:t xml:space="preserve">Os resultados obtidos pela UPM foram altamente positivos. </w:t>
      </w:r>
    </w:p>
    <w:p w14:paraId="5B170297" w14:textId="77777777" w:rsidR="005F7AD7" w:rsidRDefault="001A49B7" w:rsidP="00E02988">
      <w:pPr>
        <w:pStyle w:val="NormalWeb"/>
        <w:spacing w:line="360" w:lineRule="auto"/>
        <w:ind w:firstLine="708"/>
        <w:jc w:val="both"/>
        <w:rPr>
          <w:rFonts w:ascii="Arial" w:hAnsi="Arial" w:cs="Arial"/>
        </w:rPr>
      </w:pPr>
      <w:r w:rsidRPr="00E02988">
        <w:rPr>
          <w:rFonts w:ascii="Arial" w:hAnsi="Arial" w:cs="Arial"/>
        </w:rPr>
        <w:t xml:space="preserve">A empresa registrou uma redução de 40% na formação de </w:t>
      </w:r>
      <w:r w:rsidRPr="00671177">
        <w:rPr>
          <w:rFonts w:ascii="Arial" w:hAnsi="Arial" w:cs="Arial"/>
          <w:i/>
          <w:iCs/>
        </w:rPr>
        <w:t>pitch</w:t>
      </w:r>
      <w:r w:rsidRPr="00E02988">
        <w:rPr>
          <w:rFonts w:ascii="Arial" w:hAnsi="Arial" w:cs="Arial"/>
        </w:rPr>
        <w:t xml:space="preserve">, fator que impactou diretamente na manutenção dos equipamentos e na eficiência produtiva. Além disso, houve uma diminuição de até 8% no consumo de produtos químicos na etapa de branqueamento, representando ganhos econômicos e ambientais. </w:t>
      </w:r>
    </w:p>
    <w:p w14:paraId="59CFD678" w14:textId="4D915281" w:rsidR="001A49B7" w:rsidRPr="00E02988" w:rsidRDefault="001A49B7" w:rsidP="00E02988">
      <w:pPr>
        <w:pStyle w:val="NormalWeb"/>
        <w:spacing w:line="360" w:lineRule="auto"/>
        <w:ind w:firstLine="708"/>
        <w:jc w:val="both"/>
        <w:rPr>
          <w:rFonts w:ascii="Arial" w:hAnsi="Arial" w:cs="Arial"/>
        </w:rPr>
      </w:pPr>
      <w:r w:rsidRPr="00E02988">
        <w:rPr>
          <w:rFonts w:ascii="Arial" w:hAnsi="Arial" w:cs="Arial"/>
        </w:rPr>
        <w:t>A aplicação das enzimas também contribuiu para uma maior estabilidade no processo de cozimento, com redução nas oscilações da qualidade da polpa e maior previsibilidade operacional.</w:t>
      </w:r>
    </w:p>
    <w:p w14:paraId="1563AB6A" w14:textId="2910C8C4" w:rsidR="001A49B7" w:rsidRDefault="001A49B7" w:rsidP="00E02988">
      <w:pPr>
        <w:pStyle w:val="NormalWeb"/>
        <w:spacing w:line="360" w:lineRule="auto"/>
        <w:ind w:firstLine="708"/>
        <w:jc w:val="both"/>
        <w:rPr>
          <w:rFonts w:ascii="Arial" w:hAnsi="Arial" w:cs="Arial"/>
        </w:rPr>
      </w:pPr>
      <w:r w:rsidRPr="00E02988">
        <w:rPr>
          <w:rFonts w:ascii="Arial" w:hAnsi="Arial" w:cs="Arial"/>
        </w:rPr>
        <w:t>Embora o custo ainda seja um fator limitante para ampla adoção da tecnologia, a eficiência da estratégia e os ganhos sustentáveis a longo prazo tornaram o investimento justificável, consolidando a UPM como uma das pioneiras na aplicação de biotecnologia para o controle de extrativos na indústria de celulose.</w:t>
      </w:r>
    </w:p>
    <w:p w14:paraId="03F2E278" w14:textId="77777777" w:rsidR="00C4158E" w:rsidRDefault="00C4158E" w:rsidP="00E02988">
      <w:pPr>
        <w:pStyle w:val="NormalWeb"/>
        <w:spacing w:line="360" w:lineRule="auto"/>
        <w:ind w:firstLine="708"/>
        <w:jc w:val="both"/>
        <w:rPr>
          <w:rFonts w:ascii="Arial" w:hAnsi="Arial" w:cs="Arial"/>
        </w:rPr>
      </w:pPr>
    </w:p>
    <w:p w14:paraId="27B19F0A" w14:textId="3EDD29A5" w:rsidR="001010FD" w:rsidRPr="00E02988" w:rsidRDefault="001010FD" w:rsidP="00855D6A">
      <w:pPr>
        <w:pStyle w:val="PargrafodaLista"/>
        <w:numPr>
          <w:ilvl w:val="1"/>
          <w:numId w:val="19"/>
        </w:numPr>
        <w:spacing w:before="100" w:beforeAutospacing="1" w:after="100" w:afterAutospacing="1" w:line="360" w:lineRule="auto"/>
        <w:jc w:val="both"/>
        <w:outlineLvl w:val="1"/>
        <w:rPr>
          <w:rFonts w:ascii="Arial" w:eastAsia="Times New Roman" w:hAnsi="Arial" w:cs="Arial"/>
          <w:b/>
          <w:bCs/>
          <w:sz w:val="24"/>
          <w:szCs w:val="24"/>
          <w:lang w:eastAsia="pt-BR"/>
        </w:rPr>
      </w:pPr>
      <w:bookmarkStart w:id="77" w:name="_Toc199861682"/>
      <w:r w:rsidRPr="00E02988">
        <w:rPr>
          <w:rFonts w:ascii="Arial" w:eastAsia="Times New Roman" w:hAnsi="Arial" w:cs="Arial"/>
          <w:b/>
          <w:bCs/>
          <w:sz w:val="24"/>
          <w:szCs w:val="24"/>
          <w:lang w:eastAsia="pt-BR"/>
        </w:rPr>
        <w:t>Gerenciamento da Madeira no Pátio como Estratégia de Mitigação dos Extrativos</w:t>
      </w:r>
      <w:bookmarkEnd w:id="77"/>
    </w:p>
    <w:p w14:paraId="36D88846" w14:textId="77777777" w:rsidR="005F7AD7" w:rsidRDefault="001010FD" w:rsidP="00E02988">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 xml:space="preserve">A atuação do pátio de madeira na cadeia produtiva da celulose vai além da função logística de recepção, estocagem e alimentação da linha de produção. </w:t>
      </w:r>
    </w:p>
    <w:p w14:paraId="642F15A7" w14:textId="1BFC3DB8" w:rsidR="001010FD" w:rsidRDefault="001010FD" w:rsidP="00E02988">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Em um cenário onde a qualidade da matéria-prima apresenta variações significativas — especialmente em relação aos extrativos —, o pátio se torna um elo estratégico no controle preventivo desses impactos, contribuindo diretamente para a estabilidade do processo industrial e para a qualidade final do produto.</w:t>
      </w:r>
    </w:p>
    <w:p w14:paraId="7D5E8B65" w14:textId="305B4EDF" w:rsidR="00032884" w:rsidRDefault="00032884" w:rsidP="00E02988">
      <w:pPr>
        <w:spacing w:before="100" w:beforeAutospacing="1" w:after="100" w:afterAutospacing="1" w:line="360" w:lineRule="auto"/>
        <w:ind w:firstLine="708"/>
        <w:jc w:val="both"/>
        <w:rPr>
          <w:rFonts w:ascii="Arial" w:eastAsia="Times New Roman" w:hAnsi="Arial" w:cs="Arial"/>
          <w:sz w:val="24"/>
          <w:szCs w:val="24"/>
          <w:lang w:eastAsia="pt-BR"/>
        </w:rPr>
      </w:pPr>
    </w:p>
    <w:p w14:paraId="39ED9562" w14:textId="77777777" w:rsidR="00EF59BF" w:rsidRPr="00E02988" w:rsidRDefault="00EF59BF" w:rsidP="00E02988">
      <w:pPr>
        <w:spacing w:before="100" w:beforeAutospacing="1" w:after="100" w:afterAutospacing="1" w:line="360" w:lineRule="auto"/>
        <w:ind w:firstLine="708"/>
        <w:jc w:val="both"/>
        <w:rPr>
          <w:rFonts w:ascii="Arial" w:eastAsia="Times New Roman" w:hAnsi="Arial" w:cs="Arial"/>
          <w:sz w:val="24"/>
          <w:szCs w:val="24"/>
          <w:lang w:eastAsia="pt-BR"/>
        </w:rPr>
      </w:pPr>
    </w:p>
    <w:p w14:paraId="2F1698D4" w14:textId="629F50FB" w:rsidR="001010FD" w:rsidRPr="00E02988" w:rsidRDefault="001010FD" w:rsidP="00855D6A">
      <w:pPr>
        <w:pStyle w:val="PargrafodaLista"/>
        <w:numPr>
          <w:ilvl w:val="2"/>
          <w:numId w:val="19"/>
        </w:numPr>
        <w:spacing w:before="100" w:beforeAutospacing="1" w:after="100" w:afterAutospacing="1" w:line="360" w:lineRule="auto"/>
        <w:jc w:val="both"/>
        <w:outlineLvl w:val="2"/>
        <w:rPr>
          <w:rFonts w:ascii="Arial" w:eastAsia="Times New Roman" w:hAnsi="Arial" w:cs="Arial"/>
          <w:b/>
          <w:bCs/>
          <w:sz w:val="24"/>
          <w:szCs w:val="24"/>
          <w:lang w:eastAsia="pt-BR"/>
        </w:rPr>
      </w:pPr>
      <w:bookmarkStart w:id="78" w:name="_Toc199861683"/>
      <w:r w:rsidRPr="00E02988">
        <w:rPr>
          <w:rFonts w:ascii="Arial" w:eastAsia="Times New Roman" w:hAnsi="Arial" w:cs="Arial"/>
          <w:b/>
          <w:bCs/>
          <w:sz w:val="24"/>
          <w:szCs w:val="24"/>
          <w:lang w:eastAsia="pt-BR"/>
        </w:rPr>
        <w:t>Importância do Pátio de Madeira na Gestão da Qualidade da Matéria-Prima</w:t>
      </w:r>
      <w:bookmarkEnd w:id="78"/>
    </w:p>
    <w:p w14:paraId="16EE13F6" w14:textId="77777777" w:rsidR="008115D3" w:rsidRDefault="001010FD" w:rsidP="00425F46">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 xml:space="preserve">O pátio de madeira representa o último ponto de intervenção antes do processamento químico da madeira. </w:t>
      </w:r>
    </w:p>
    <w:p w14:paraId="10F1CF84" w14:textId="6F291A97" w:rsidR="001010FD" w:rsidRDefault="001010FD" w:rsidP="00425F46">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A forma como a madeira é recebida, segregada, armazenada e mixada pode influenciar fortemente o desempenho do cozimento e do branqueamento, principalmente quando a matéria-prima apresenta altos teores de extrativos.</w:t>
      </w:r>
    </w:p>
    <w:p w14:paraId="27B2ADE8" w14:textId="77777777" w:rsidR="001010FD" w:rsidRPr="00E02988" w:rsidRDefault="001010FD" w:rsidP="00425F46">
      <w:pPr>
        <w:spacing w:before="100" w:beforeAutospacing="1" w:after="100" w:afterAutospacing="1" w:line="360" w:lineRule="auto"/>
        <w:ind w:firstLine="426"/>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Dessa forma, um gerenciamento proativo no pátio contribui para:</w:t>
      </w:r>
    </w:p>
    <w:p w14:paraId="0CC6648B" w14:textId="77777777" w:rsidR="001010FD" w:rsidRPr="00E02988" w:rsidRDefault="001010FD" w:rsidP="00855D6A">
      <w:pPr>
        <w:numPr>
          <w:ilvl w:val="0"/>
          <w:numId w:val="10"/>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Minimizar variações na alimentação do digestor;</w:t>
      </w:r>
    </w:p>
    <w:p w14:paraId="320BD202" w14:textId="77777777" w:rsidR="001010FD" w:rsidRPr="00E02988" w:rsidRDefault="001010FD" w:rsidP="00855D6A">
      <w:pPr>
        <w:numPr>
          <w:ilvl w:val="0"/>
          <w:numId w:val="10"/>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Reduzir o consumo de reagentes químicos na linha de produção;</w:t>
      </w:r>
    </w:p>
    <w:p w14:paraId="0A846255" w14:textId="77777777" w:rsidR="001010FD" w:rsidRPr="00E02988" w:rsidRDefault="001010FD" w:rsidP="00855D6A">
      <w:pPr>
        <w:numPr>
          <w:ilvl w:val="0"/>
          <w:numId w:val="10"/>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 xml:space="preserve">Proteger a qualidade da celulose produzida, evitando </w:t>
      </w:r>
      <w:r w:rsidRPr="00671177">
        <w:rPr>
          <w:rFonts w:ascii="Arial" w:eastAsia="Times New Roman" w:hAnsi="Arial" w:cs="Arial"/>
          <w:i/>
          <w:iCs/>
          <w:sz w:val="24"/>
          <w:szCs w:val="24"/>
          <w:lang w:eastAsia="pt-BR"/>
        </w:rPr>
        <w:t>pitch</w:t>
      </w:r>
      <w:r w:rsidRPr="00E02988">
        <w:rPr>
          <w:rFonts w:ascii="Arial" w:eastAsia="Times New Roman" w:hAnsi="Arial" w:cs="Arial"/>
          <w:sz w:val="24"/>
          <w:szCs w:val="24"/>
          <w:lang w:eastAsia="pt-BR"/>
        </w:rPr>
        <w:t xml:space="preserve"> no produto final;</w:t>
      </w:r>
    </w:p>
    <w:p w14:paraId="13BD14EC" w14:textId="77777777" w:rsidR="00E51F69" w:rsidRPr="00E02988" w:rsidRDefault="00E51F69" w:rsidP="00E02988">
      <w:pPr>
        <w:spacing w:before="100" w:beforeAutospacing="1" w:after="100" w:afterAutospacing="1" w:line="360" w:lineRule="auto"/>
        <w:jc w:val="both"/>
        <w:rPr>
          <w:rFonts w:ascii="Arial" w:eastAsia="Times New Roman" w:hAnsi="Arial" w:cs="Arial"/>
          <w:sz w:val="24"/>
          <w:szCs w:val="24"/>
          <w:lang w:eastAsia="pt-BR"/>
        </w:rPr>
      </w:pPr>
    </w:p>
    <w:p w14:paraId="57D8647F" w14:textId="47AC766C" w:rsidR="001010FD" w:rsidRPr="00E02988" w:rsidRDefault="001010FD" w:rsidP="00855D6A">
      <w:pPr>
        <w:pStyle w:val="PargrafodaLista"/>
        <w:numPr>
          <w:ilvl w:val="2"/>
          <w:numId w:val="19"/>
        </w:numPr>
        <w:spacing w:before="100" w:beforeAutospacing="1" w:after="100" w:afterAutospacing="1" w:line="360" w:lineRule="auto"/>
        <w:jc w:val="both"/>
        <w:outlineLvl w:val="2"/>
        <w:rPr>
          <w:rFonts w:ascii="Arial" w:eastAsia="Times New Roman" w:hAnsi="Arial" w:cs="Arial"/>
          <w:b/>
          <w:bCs/>
          <w:sz w:val="24"/>
          <w:szCs w:val="24"/>
          <w:lang w:eastAsia="pt-BR"/>
        </w:rPr>
      </w:pPr>
      <w:bookmarkStart w:id="79" w:name="_Toc199861684"/>
      <w:r w:rsidRPr="00E02988">
        <w:rPr>
          <w:rFonts w:ascii="Arial" w:eastAsia="Times New Roman" w:hAnsi="Arial" w:cs="Arial"/>
          <w:b/>
          <w:bCs/>
          <w:sz w:val="24"/>
          <w:szCs w:val="24"/>
          <w:lang w:eastAsia="pt-BR"/>
        </w:rPr>
        <w:t>Práticas de Gestão Aplicáveis no Pátio de Madeira</w:t>
      </w:r>
      <w:bookmarkEnd w:id="79"/>
    </w:p>
    <w:p w14:paraId="23942FE9" w14:textId="028B576A" w:rsidR="001010FD"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Para mitigar os impactos dos extrativos, algumas práticas de gestão no pátio devem ser priorizadas</w:t>
      </w:r>
      <w:r w:rsidR="00C4158E">
        <w:rPr>
          <w:rFonts w:ascii="Arial" w:eastAsia="Times New Roman" w:hAnsi="Arial" w:cs="Arial"/>
          <w:sz w:val="24"/>
          <w:szCs w:val="24"/>
          <w:lang w:eastAsia="pt-BR"/>
        </w:rPr>
        <w:t>.</w:t>
      </w:r>
    </w:p>
    <w:p w14:paraId="36A53541" w14:textId="77777777" w:rsidR="00C4158E" w:rsidRDefault="00C4158E" w:rsidP="00032884">
      <w:pPr>
        <w:spacing w:before="100" w:beforeAutospacing="1" w:after="100" w:afterAutospacing="1" w:line="360" w:lineRule="auto"/>
        <w:ind w:firstLine="708"/>
        <w:jc w:val="both"/>
        <w:rPr>
          <w:rFonts w:ascii="Arial" w:eastAsia="Times New Roman" w:hAnsi="Arial" w:cs="Arial"/>
          <w:sz w:val="24"/>
          <w:szCs w:val="24"/>
          <w:lang w:eastAsia="pt-BR"/>
        </w:rPr>
      </w:pPr>
    </w:p>
    <w:p w14:paraId="06FEB3F9" w14:textId="77777777" w:rsidR="001010FD" w:rsidRPr="00E02988" w:rsidRDefault="001010FD" w:rsidP="00855D6A">
      <w:pPr>
        <w:pStyle w:val="PargrafodaLista"/>
        <w:numPr>
          <w:ilvl w:val="3"/>
          <w:numId w:val="19"/>
        </w:numPr>
        <w:spacing w:before="100" w:beforeAutospacing="1" w:after="100" w:afterAutospacing="1" w:line="360" w:lineRule="auto"/>
        <w:jc w:val="both"/>
        <w:outlineLvl w:val="3"/>
        <w:rPr>
          <w:rFonts w:ascii="Arial" w:eastAsia="Times New Roman" w:hAnsi="Arial" w:cs="Arial"/>
          <w:b/>
          <w:bCs/>
          <w:sz w:val="24"/>
          <w:szCs w:val="24"/>
          <w:lang w:eastAsia="pt-BR"/>
        </w:rPr>
      </w:pPr>
      <w:r w:rsidRPr="00E02988">
        <w:rPr>
          <w:rFonts w:ascii="Arial" w:eastAsia="Times New Roman" w:hAnsi="Arial" w:cs="Arial"/>
          <w:b/>
          <w:bCs/>
          <w:sz w:val="24"/>
          <w:szCs w:val="24"/>
          <w:lang w:eastAsia="pt-BR"/>
        </w:rPr>
        <w:t>Segregação de Lotes por Origem e Qualidade</w:t>
      </w:r>
    </w:p>
    <w:p w14:paraId="46778740" w14:textId="77777777" w:rsidR="003C3922"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 xml:space="preserve">O conhecimento da origem genética dos clones, da idade da madeira e das análises laboratoriais permite a segregação eficiente dos lotes. </w:t>
      </w:r>
    </w:p>
    <w:p w14:paraId="744AFF04" w14:textId="7F2841F6" w:rsidR="001010FD" w:rsidRPr="00E02988"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Essa segregação pode ser realizada com base em:</w:t>
      </w:r>
    </w:p>
    <w:p w14:paraId="7C26390E" w14:textId="77777777" w:rsidR="001010FD" w:rsidRPr="00E02988" w:rsidRDefault="001010FD" w:rsidP="00855D6A">
      <w:pPr>
        <w:numPr>
          <w:ilvl w:val="0"/>
          <w:numId w:val="11"/>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Teor estimado de extrativos;</w:t>
      </w:r>
    </w:p>
    <w:p w14:paraId="6167D0FC" w14:textId="77777777" w:rsidR="001010FD" w:rsidRPr="00E02988" w:rsidRDefault="001010FD" w:rsidP="00855D6A">
      <w:pPr>
        <w:numPr>
          <w:ilvl w:val="0"/>
          <w:numId w:val="11"/>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Densidade básica;</w:t>
      </w:r>
    </w:p>
    <w:p w14:paraId="66C939F9" w14:textId="77777777" w:rsidR="001010FD" w:rsidRPr="00E02988" w:rsidRDefault="001010FD" w:rsidP="00855D6A">
      <w:pPr>
        <w:numPr>
          <w:ilvl w:val="0"/>
          <w:numId w:val="11"/>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Tempo pós corte;</w:t>
      </w:r>
    </w:p>
    <w:p w14:paraId="50C1EAE9" w14:textId="1F65F533" w:rsidR="001010FD"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Essa separação possibilita a formação de pilhas mais homogêneas, evitando a mistura desordenada de materiais com perfis químicos conflitantes.</w:t>
      </w:r>
    </w:p>
    <w:p w14:paraId="3A5DC43D" w14:textId="77777777" w:rsidR="001010FD" w:rsidRPr="00E02988" w:rsidRDefault="001010FD" w:rsidP="00855D6A">
      <w:pPr>
        <w:pStyle w:val="PargrafodaLista"/>
        <w:numPr>
          <w:ilvl w:val="3"/>
          <w:numId w:val="19"/>
        </w:numPr>
        <w:spacing w:before="100" w:beforeAutospacing="1" w:after="100" w:afterAutospacing="1" w:line="360" w:lineRule="auto"/>
        <w:jc w:val="both"/>
        <w:outlineLvl w:val="3"/>
        <w:rPr>
          <w:rFonts w:ascii="Arial" w:eastAsia="Times New Roman" w:hAnsi="Arial" w:cs="Arial"/>
          <w:b/>
          <w:bCs/>
          <w:sz w:val="24"/>
          <w:szCs w:val="24"/>
          <w:lang w:eastAsia="pt-BR"/>
        </w:rPr>
      </w:pPr>
      <w:r w:rsidRPr="00E02988">
        <w:rPr>
          <w:rFonts w:ascii="Arial" w:eastAsia="Times New Roman" w:hAnsi="Arial" w:cs="Arial"/>
          <w:b/>
          <w:bCs/>
          <w:sz w:val="24"/>
          <w:szCs w:val="24"/>
          <w:lang w:eastAsia="pt-BR"/>
        </w:rPr>
        <w:t>Formação de Mix Otimizado para Alimentação da Fábrica</w:t>
      </w:r>
    </w:p>
    <w:p w14:paraId="686600DC" w14:textId="5569C699" w:rsidR="00032884" w:rsidRPr="00E02988" w:rsidRDefault="001010FD" w:rsidP="005F7AD7">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O pátio deve atuar na formação de um mix de madeira equilibrado, com o objetivo de manter a estabilidade química da alimentação. Isso pode ser feito por meio de uma “curva de dosagem”, que define a proporção ideal entre madeiras com altos e baixos teores de extrativos.</w:t>
      </w:r>
    </w:p>
    <w:p w14:paraId="2C3BEE9C" w14:textId="77777777" w:rsidR="001010FD" w:rsidRPr="00E02988" w:rsidRDefault="001010FD" w:rsidP="00032884">
      <w:pPr>
        <w:spacing w:before="100" w:beforeAutospacing="1" w:after="100" w:afterAutospacing="1" w:line="360" w:lineRule="auto"/>
        <w:ind w:firstLine="360"/>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A curva deve considerar:</w:t>
      </w:r>
    </w:p>
    <w:p w14:paraId="123DA5B9" w14:textId="77777777" w:rsidR="001010FD" w:rsidRPr="00E02988" w:rsidRDefault="001010FD" w:rsidP="00855D6A">
      <w:pPr>
        <w:numPr>
          <w:ilvl w:val="0"/>
          <w:numId w:val="12"/>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Capacidade de absorção do processo sem prejudicar rendimento e qualidade;</w:t>
      </w:r>
    </w:p>
    <w:p w14:paraId="620B75E2" w14:textId="77777777" w:rsidR="001010FD" w:rsidRPr="00E02988" w:rsidRDefault="001010FD" w:rsidP="00855D6A">
      <w:pPr>
        <w:numPr>
          <w:ilvl w:val="0"/>
          <w:numId w:val="12"/>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Planejamento diário da fábrica;</w:t>
      </w:r>
    </w:p>
    <w:p w14:paraId="6CB64A79" w14:textId="77777777" w:rsidR="001010FD" w:rsidRPr="00E02988" w:rsidRDefault="001010FD" w:rsidP="00855D6A">
      <w:pPr>
        <w:numPr>
          <w:ilvl w:val="0"/>
          <w:numId w:val="12"/>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Estoques disponíveis no pátio;</w:t>
      </w:r>
    </w:p>
    <w:p w14:paraId="2853E8F6" w14:textId="77777777" w:rsidR="001010FD" w:rsidRPr="00E02988" w:rsidRDefault="001010FD" w:rsidP="00855D6A">
      <w:pPr>
        <w:numPr>
          <w:ilvl w:val="0"/>
          <w:numId w:val="12"/>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Limites operacionais do digestor e da linha de branqueamento.</w:t>
      </w:r>
    </w:p>
    <w:p w14:paraId="361CF983" w14:textId="77777777" w:rsidR="00E51F69" w:rsidRPr="00E02988" w:rsidRDefault="00E51F69" w:rsidP="00E02988">
      <w:pPr>
        <w:spacing w:before="100" w:beforeAutospacing="1" w:after="100" w:afterAutospacing="1" w:line="360" w:lineRule="auto"/>
        <w:ind w:left="720"/>
        <w:jc w:val="both"/>
        <w:rPr>
          <w:rFonts w:ascii="Arial" w:eastAsia="Times New Roman" w:hAnsi="Arial" w:cs="Arial"/>
          <w:sz w:val="24"/>
          <w:szCs w:val="24"/>
          <w:lang w:eastAsia="pt-BR"/>
        </w:rPr>
      </w:pPr>
    </w:p>
    <w:p w14:paraId="109CEFC2" w14:textId="77777777" w:rsidR="001010FD" w:rsidRPr="00E02988" w:rsidRDefault="001010FD" w:rsidP="00855D6A">
      <w:pPr>
        <w:pStyle w:val="PargrafodaLista"/>
        <w:numPr>
          <w:ilvl w:val="3"/>
          <w:numId w:val="19"/>
        </w:numPr>
        <w:spacing w:before="100" w:beforeAutospacing="1" w:after="100" w:afterAutospacing="1" w:line="360" w:lineRule="auto"/>
        <w:jc w:val="both"/>
        <w:outlineLvl w:val="3"/>
        <w:rPr>
          <w:rFonts w:ascii="Arial" w:eastAsia="Times New Roman" w:hAnsi="Arial" w:cs="Arial"/>
          <w:b/>
          <w:bCs/>
          <w:sz w:val="24"/>
          <w:szCs w:val="24"/>
          <w:lang w:eastAsia="pt-BR"/>
        </w:rPr>
      </w:pPr>
      <w:r w:rsidRPr="00E02988">
        <w:rPr>
          <w:rFonts w:ascii="Arial" w:eastAsia="Times New Roman" w:hAnsi="Arial" w:cs="Arial"/>
          <w:b/>
          <w:bCs/>
          <w:sz w:val="24"/>
          <w:szCs w:val="24"/>
          <w:lang w:eastAsia="pt-BR"/>
        </w:rPr>
        <w:t>Monitoramento Contínuo e Feedback com a Produção</w:t>
      </w:r>
    </w:p>
    <w:p w14:paraId="2AD85910" w14:textId="77777777" w:rsidR="00DF64CB"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 xml:space="preserve">A troca de informações entre o pátio e as áreas de produção (cozimento, branqueamento e laboratório de controle de qualidade) é essencial. </w:t>
      </w:r>
    </w:p>
    <w:p w14:paraId="6FA69ECB" w14:textId="0071DA82" w:rsidR="001010FD" w:rsidRPr="00E02988"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A rastreabilidade da madeira permite associar eventos de instabilidade a determinados lotes ou regiões, retroalimentando o processo decisório do pátio.</w:t>
      </w:r>
    </w:p>
    <w:p w14:paraId="6626D039" w14:textId="77777777" w:rsidR="001010FD"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Ferramentas como dashboards integrados e relatórios semanais ajudam a consolidar essa inteligência operacional.</w:t>
      </w:r>
    </w:p>
    <w:p w14:paraId="7A0F0BEC" w14:textId="77777777" w:rsidR="00032884" w:rsidRPr="00E02988" w:rsidRDefault="00032884" w:rsidP="00032884">
      <w:pPr>
        <w:spacing w:before="100" w:beforeAutospacing="1" w:after="100" w:afterAutospacing="1" w:line="360" w:lineRule="auto"/>
        <w:ind w:firstLine="708"/>
        <w:jc w:val="both"/>
        <w:rPr>
          <w:rFonts w:ascii="Arial" w:eastAsia="Times New Roman" w:hAnsi="Arial" w:cs="Arial"/>
          <w:sz w:val="24"/>
          <w:szCs w:val="24"/>
          <w:lang w:eastAsia="pt-BR"/>
        </w:rPr>
      </w:pPr>
    </w:p>
    <w:p w14:paraId="2E49482F" w14:textId="77777777" w:rsidR="001010FD" w:rsidRPr="00E02988" w:rsidRDefault="001010FD" w:rsidP="00855D6A">
      <w:pPr>
        <w:pStyle w:val="PargrafodaLista"/>
        <w:numPr>
          <w:ilvl w:val="3"/>
          <w:numId w:val="19"/>
        </w:numPr>
        <w:spacing w:before="100" w:beforeAutospacing="1" w:after="100" w:afterAutospacing="1" w:line="360" w:lineRule="auto"/>
        <w:jc w:val="both"/>
        <w:outlineLvl w:val="3"/>
        <w:rPr>
          <w:rFonts w:ascii="Arial" w:eastAsia="Times New Roman" w:hAnsi="Arial" w:cs="Arial"/>
          <w:b/>
          <w:bCs/>
          <w:sz w:val="24"/>
          <w:szCs w:val="24"/>
          <w:lang w:eastAsia="pt-BR"/>
        </w:rPr>
      </w:pPr>
      <w:r w:rsidRPr="00E02988">
        <w:rPr>
          <w:rFonts w:ascii="Arial" w:eastAsia="Times New Roman" w:hAnsi="Arial" w:cs="Arial"/>
          <w:b/>
          <w:bCs/>
          <w:sz w:val="24"/>
          <w:szCs w:val="24"/>
          <w:lang w:eastAsia="pt-BR"/>
        </w:rPr>
        <w:t>Uso Estratégico do Tempo de Estocagem</w:t>
      </w:r>
    </w:p>
    <w:p w14:paraId="43F6C923" w14:textId="77777777" w:rsidR="009A5A16"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 xml:space="preserve">A estocagem por determinado período (sazonal ou estratégico) pode reduzir parcialmente o teor de extrativos voláteis ou oxidáveis. </w:t>
      </w:r>
    </w:p>
    <w:p w14:paraId="4C62F8AF" w14:textId="5483162E" w:rsidR="001010FD" w:rsidRPr="00E02988"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O tempo de cura deve ser acompanhado com cuidado, considerando:</w:t>
      </w:r>
    </w:p>
    <w:p w14:paraId="0BEB219A" w14:textId="77777777" w:rsidR="001010FD" w:rsidRPr="00E02988" w:rsidRDefault="001010FD" w:rsidP="00855D6A">
      <w:pPr>
        <w:numPr>
          <w:ilvl w:val="0"/>
          <w:numId w:val="13"/>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Aeração e exposição ao clima;</w:t>
      </w:r>
    </w:p>
    <w:p w14:paraId="5674C41F" w14:textId="77777777" w:rsidR="001010FD" w:rsidRPr="00E02988" w:rsidRDefault="001010FD" w:rsidP="00855D6A">
      <w:pPr>
        <w:numPr>
          <w:ilvl w:val="0"/>
          <w:numId w:val="13"/>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Risco de degradação da madeira e perda de rendimento;</w:t>
      </w:r>
    </w:p>
    <w:p w14:paraId="5894B56C" w14:textId="77777777" w:rsidR="001010FD" w:rsidRPr="00E02988" w:rsidRDefault="001010FD" w:rsidP="00855D6A">
      <w:pPr>
        <w:numPr>
          <w:ilvl w:val="0"/>
          <w:numId w:val="13"/>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Geração de ácidos orgânicos e impacto no pH do licor.</w:t>
      </w:r>
    </w:p>
    <w:p w14:paraId="5C00DA1B" w14:textId="77777777" w:rsidR="001010FD"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Em certas situações, estocar madeira de alta carga de extrativos por alguns dias antes do uso pode ser benéfico, desde que tecnicamente justificado e monitorado.</w:t>
      </w:r>
    </w:p>
    <w:p w14:paraId="79ACC164" w14:textId="77777777" w:rsidR="00032884" w:rsidRPr="00E02988" w:rsidRDefault="00032884" w:rsidP="00CF67F5">
      <w:pPr>
        <w:spacing w:before="100" w:beforeAutospacing="1" w:after="100" w:afterAutospacing="1" w:line="360" w:lineRule="auto"/>
        <w:jc w:val="both"/>
        <w:rPr>
          <w:rFonts w:ascii="Arial" w:eastAsia="Times New Roman" w:hAnsi="Arial" w:cs="Arial"/>
          <w:sz w:val="24"/>
          <w:szCs w:val="24"/>
          <w:lang w:eastAsia="pt-BR"/>
        </w:rPr>
      </w:pPr>
    </w:p>
    <w:p w14:paraId="7384115C" w14:textId="06D3C5FB" w:rsidR="001010FD" w:rsidRPr="00E02988" w:rsidRDefault="001010FD" w:rsidP="00855D6A">
      <w:pPr>
        <w:pStyle w:val="PargrafodaLista"/>
        <w:numPr>
          <w:ilvl w:val="2"/>
          <w:numId w:val="19"/>
        </w:numPr>
        <w:spacing w:before="100" w:beforeAutospacing="1" w:after="100" w:afterAutospacing="1" w:line="360" w:lineRule="auto"/>
        <w:jc w:val="both"/>
        <w:outlineLvl w:val="2"/>
        <w:rPr>
          <w:rFonts w:ascii="Arial" w:eastAsia="Times New Roman" w:hAnsi="Arial" w:cs="Arial"/>
          <w:b/>
          <w:bCs/>
          <w:sz w:val="24"/>
          <w:szCs w:val="24"/>
          <w:lang w:eastAsia="pt-BR"/>
        </w:rPr>
      </w:pPr>
      <w:r w:rsidRPr="00E02988">
        <w:rPr>
          <w:rFonts w:ascii="Arial" w:eastAsia="Times New Roman" w:hAnsi="Arial" w:cs="Arial"/>
          <w:b/>
          <w:bCs/>
          <w:sz w:val="24"/>
          <w:szCs w:val="24"/>
          <w:lang w:eastAsia="pt-BR"/>
        </w:rPr>
        <w:t xml:space="preserve"> </w:t>
      </w:r>
      <w:bookmarkStart w:id="80" w:name="_Toc199861685"/>
      <w:r w:rsidR="00032884" w:rsidRPr="00E02988">
        <w:rPr>
          <w:rFonts w:ascii="Arial" w:eastAsia="Times New Roman" w:hAnsi="Arial" w:cs="Arial"/>
          <w:b/>
          <w:bCs/>
          <w:sz w:val="24"/>
          <w:szCs w:val="24"/>
          <w:lang w:eastAsia="pt-BR"/>
        </w:rPr>
        <w:t>Desafios e Barreiras operacionais</w:t>
      </w:r>
      <w:r w:rsidRPr="00E02988">
        <w:rPr>
          <w:rFonts w:ascii="Arial" w:eastAsia="Times New Roman" w:hAnsi="Arial" w:cs="Arial"/>
          <w:b/>
          <w:bCs/>
          <w:sz w:val="24"/>
          <w:szCs w:val="24"/>
          <w:lang w:eastAsia="pt-BR"/>
        </w:rPr>
        <w:t xml:space="preserve"> no Gerenciamento Proativo</w:t>
      </w:r>
      <w:bookmarkEnd w:id="80"/>
    </w:p>
    <w:p w14:paraId="4FF16FFD" w14:textId="77777777" w:rsidR="005F7AD7" w:rsidRDefault="001010FD" w:rsidP="00425F46">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 xml:space="preserve">Implementar essas práticas exige uma mudança de postura operacional e estratégica. </w:t>
      </w:r>
    </w:p>
    <w:p w14:paraId="2C9AF62D" w14:textId="70503440" w:rsidR="001010FD" w:rsidRPr="00E02988" w:rsidRDefault="001010FD" w:rsidP="00032884">
      <w:pPr>
        <w:spacing w:before="100" w:beforeAutospacing="1" w:after="100" w:afterAutospacing="1" w:line="360" w:lineRule="auto"/>
        <w:ind w:firstLine="360"/>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Os principais desafios incluem:</w:t>
      </w:r>
    </w:p>
    <w:p w14:paraId="4FE2EAA6" w14:textId="77777777" w:rsidR="001010FD" w:rsidRPr="00E02988" w:rsidRDefault="001010FD" w:rsidP="00855D6A">
      <w:pPr>
        <w:numPr>
          <w:ilvl w:val="0"/>
          <w:numId w:val="14"/>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Falta de infraestrutura adequada para segregação física;</w:t>
      </w:r>
    </w:p>
    <w:p w14:paraId="4F50B506" w14:textId="77777777" w:rsidR="001010FD" w:rsidRPr="00E02988" w:rsidRDefault="001010FD" w:rsidP="00855D6A">
      <w:pPr>
        <w:numPr>
          <w:ilvl w:val="0"/>
          <w:numId w:val="14"/>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Limitações de espaço e layout do pátio;</w:t>
      </w:r>
    </w:p>
    <w:p w14:paraId="663D9566" w14:textId="77777777" w:rsidR="001010FD" w:rsidRPr="00E02988" w:rsidRDefault="001010FD" w:rsidP="00855D6A">
      <w:pPr>
        <w:numPr>
          <w:ilvl w:val="0"/>
          <w:numId w:val="14"/>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Resistência cultural às mudanças de rotina;</w:t>
      </w:r>
    </w:p>
    <w:p w14:paraId="63994B4F" w14:textId="77777777" w:rsidR="001010FD" w:rsidRPr="00E02988" w:rsidRDefault="001010FD" w:rsidP="00855D6A">
      <w:pPr>
        <w:numPr>
          <w:ilvl w:val="0"/>
          <w:numId w:val="14"/>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Falta de integração de dados entre silvicultura, colheita, laboratório e pátio;</w:t>
      </w:r>
    </w:p>
    <w:p w14:paraId="0AEB0D10" w14:textId="77777777" w:rsidR="001010FD" w:rsidRPr="00E02988" w:rsidRDefault="001010FD" w:rsidP="00855D6A">
      <w:pPr>
        <w:numPr>
          <w:ilvl w:val="0"/>
          <w:numId w:val="14"/>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Pressão por volume em detrimento da qualidade.</w:t>
      </w:r>
    </w:p>
    <w:p w14:paraId="7660DFD9" w14:textId="7AF8DDD9" w:rsidR="001010FD" w:rsidRDefault="001010FD" w:rsidP="00425F46">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A superação desses entraves passa por investimentos em tecnologia, treinamento de equipes e revisão dos processos logísticos e de controle de qualidade da madeira.</w:t>
      </w:r>
    </w:p>
    <w:p w14:paraId="3863B981" w14:textId="77777777" w:rsidR="00C4158E" w:rsidRDefault="00C4158E" w:rsidP="00425F46">
      <w:pPr>
        <w:spacing w:before="100" w:beforeAutospacing="1" w:after="100" w:afterAutospacing="1" w:line="360" w:lineRule="auto"/>
        <w:ind w:firstLine="708"/>
        <w:jc w:val="both"/>
        <w:rPr>
          <w:rFonts w:ascii="Arial" w:eastAsia="Times New Roman" w:hAnsi="Arial" w:cs="Arial"/>
          <w:sz w:val="24"/>
          <w:szCs w:val="24"/>
          <w:lang w:eastAsia="pt-BR"/>
        </w:rPr>
      </w:pPr>
    </w:p>
    <w:p w14:paraId="12192943" w14:textId="73C59BAD" w:rsidR="001010FD" w:rsidRPr="00E02988" w:rsidRDefault="001010FD" w:rsidP="00855D6A">
      <w:pPr>
        <w:pStyle w:val="PargrafodaLista"/>
        <w:numPr>
          <w:ilvl w:val="2"/>
          <w:numId w:val="19"/>
        </w:numPr>
        <w:spacing w:before="100" w:beforeAutospacing="1" w:after="100" w:afterAutospacing="1" w:line="360" w:lineRule="auto"/>
        <w:jc w:val="both"/>
        <w:outlineLvl w:val="2"/>
        <w:rPr>
          <w:rFonts w:ascii="Arial" w:eastAsia="Times New Roman" w:hAnsi="Arial" w:cs="Arial"/>
          <w:b/>
          <w:bCs/>
          <w:sz w:val="24"/>
          <w:szCs w:val="24"/>
          <w:lang w:eastAsia="pt-BR"/>
        </w:rPr>
      </w:pPr>
      <w:bookmarkStart w:id="81" w:name="_Toc199861686"/>
      <w:r w:rsidRPr="00E02988">
        <w:rPr>
          <w:rFonts w:ascii="Arial" w:eastAsia="Times New Roman" w:hAnsi="Arial" w:cs="Arial"/>
          <w:b/>
          <w:bCs/>
          <w:sz w:val="24"/>
          <w:szCs w:val="24"/>
          <w:lang w:eastAsia="pt-BR"/>
        </w:rPr>
        <w:t>Impacto Econômico e Técnico da Boa Gestão no Pátio</w:t>
      </w:r>
      <w:bookmarkEnd w:id="81"/>
    </w:p>
    <w:p w14:paraId="6A50BBB1" w14:textId="77777777" w:rsidR="001010FD" w:rsidRPr="00E02988" w:rsidRDefault="001010FD" w:rsidP="00032884">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Como discutido no capítulo anterior, a redução de aditivos químicos no processo, o aumento da estabilidade operacional e a melhora na qualidade da celulose são reflexos diretos de um gerenciamento eficiente da madeira no pátio.</w:t>
      </w:r>
    </w:p>
    <w:p w14:paraId="363D52AA" w14:textId="77777777" w:rsidR="001010FD" w:rsidRPr="00E02988" w:rsidRDefault="001010FD" w:rsidP="00C4158E">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Além disso, a minimização de desvios no processo industrial pode representar economias significativas com:</w:t>
      </w:r>
    </w:p>
    <w:p w14:paraId="699903AB" w14:textId="77777777" w:rsidR="001010FD" w:rsidRPr="00E02988" w:rsidRDefault="001010FD" w:rsidP="00855D6A">
      <w:pPr>
        <w:numPr>
          <w:ilvl w:val="0"/>
          <w:numId w:val="15"/>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Menor tempo de parada para limpeza de incrustações;</w:t>
      </w:r>
    </w:p>
    <w:p w14:paraId="2E2EB501" w14:textId="77777777" w:rsidR="001010FD" w:rsidRPr="00E02988" w:rsidRDefault="001010FD" w:rsidP="00855D6A">
      <w:pPr>
        <w:numPr>
          <w:ilvl w:val="0"/>
          <w:numId w:val="15"/>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Menor descarte de polpa fora de especificação;</w:t>
      </w:r>
    </w:p>
    <w:p w14:paraId="50E2A0D5" w14:textId="77777777" w:rsidR="001010FD" w:rsidRPr="00E02988" w:rsidRDefault="001010FD" w:rsidP="00855D6A">
      <w:pPr>
        <w:numPr>
          <w:ilvl w:val="0"/>
          <w:numId w:val="15"/>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Redução no consumo de reagentes como talco, EDTA e antiespumantes;</w:t>
      </w:r>
    </w:p>
    <w:p w14:paraId="2140F16F" w14:textId="77777777" w:rsidR="001010FD" w:rsidRPr="00E02988" w:rsidRDefault="001010FD" w:rsidP="00855D6A">
      <w:pPr>
        <w:numPr>
          <w:ilvl w:val="0"/>
          <w:numId w:val="15"/>
        </w:numPr>
        <w:spacing w:before="100" w:beforeAutospacing="1" w:after="100" w:afterAutospacing="1" w:line="360" w:lineRule="auto"/>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Maior previsibilidade do processo.</w:t>
      </w:r>
    </w:p>
    <w:p w14:paraId="2EA04A06" w14:textId="0CA22B76" w:rsidR="00395600" w:rsidRDefault="001010FD" w:rsidP="00C4158E">
      <w:pPr>
        <w:spacing w:before="100" w:beforeAutospacing="1" w:after="100" w:afterAutospacing="1" w:line="360" w:lineRule="auto"/>
        <w:ind w:firstLine="708"/>
        <w:jc w:val="both"/>
        <w:rPr>
          <w:rFonts w:ascii="Arial" w:eastAsia="Times New Roman" w:hAnsi="Arial" w:cs="Arial"/>
          <w:sz w:val="24"/>
          <w:szCs w:val="24"/>
          <w:lang w:eastAsia="pt-BR"/>
        </w:rPr>
      </w:pPr>
      <w:r w:rsidRPr="00E02988">
        <w:rPr>
          <w:rFonts w:ascii="Arial" w:eastAsia="Times New Roman" w:hAnsi="Arial" w:cs="Arial"/>
          <w:sz w:val="24"/>
          <w:szCs w:val="24"/>
          <w:lang w:eastAsia="pt-BR"/>
        </w:rPr>
        <w:t>Portanto, a atuação do pátio deve ser reconhecida não apenas como uma função de apoio logístico, mas como parte fundamental da gestão da qualidade da matéria-prima.</w:t>
      </w:r>
    </w:p>
    <w:p w14:paraId="564486BE" w14:textId="77777777" w:rsidR="00032884" w:rsidRPr="00E02988" w:rsidRDefault="00032884" w:rsidP="00E02988">
      <w:pPr>
        <w:spacing w:before="100" w:beforeAutospacing="1" w:after="100" w:afterAutospacing="1" w:line="360" w:lineRule="auto"/>
        <w:jc w:val="both"/>
        <w:rPr>
          <w:rFonts w:ascii="Arial" w:eastAsia="Times New Roman" w:hAnsi="Arial" w:cs="Arial"/>
          <w:sz w:val="24"/>
          <w:szCs w:val="24"/>
          <w:lang w:eastAsia="pt-BR"/>
        </w:rPr>
      </w:pPr>
    </w:p>
    <w:p w14:paraId="1DF21A91" w14:textId="713F172E" w:rsidR="001A49B7" w:rsidRPr="00E02988" w:rsidRDefault="001A49B7" w:rsidP="00855D6A">
      <w:pPr>
        <w:pStyle w:val="PargrafodaLista"/>
        <w:numPr>
          <w:ilvl w:val="1"/>
          <w:numId w:val="19"/>
        </w:numPr>
        <w:spacing w:line="360" w:lineRule="auto"/>
        <w:jc w:val="both"/>
        <w:outlineLvl w:val="1"/>
        <w:rPr>
          <w:rFonts w:ascii="Arial" w:hAnsi="Arial" w:cs="Arial"/>
          <w:b/>
          <w:bCs/>
          <w:sz w:val="24"/>
          <w:szCs w:val="24"/>
        </w:rPr>
      </w:pPr>
      <w:bookmarkStart w:id="82" w:name="_Toc199861687"/>
      <w:r w:rsidRPr="00E02988">
        <w:rPr>
          <w:rFonts w:ascii="Arial" w:hAnsi="Arial" w:cs="Arial"/>
          <w:b/>
          <w:bCs/>
          <w:sz w:val="24"/>
          <w:szCs w:val="24"/>
        </w:rPr>
        <w:t>Análise Financeira das Estratégias de Mitigação dos Extrativos</w:t>
      </w:r>
      <w:bookmarkEnd w:id="82"/>
    </w:p>
    <w:p w14:paraId="19D18141" w14:textId="77777777" w:rsidR="005F7AD7" w:rsidRDefault="001A49B7" w:rsidP="00E02988">
      <w:pPr>
        <w:spacing w:line="360" w:lineRule="auto"/>
        <w:ind w:firstLine="708"/>
        <w:jc w:val="both"/>
        <w:rPr>
          <w:rFonts w:ascii="Arial" w:hAnsi="Arial" w:cs="Arial"/>
          <w:sz w:val="24"/>
          <w:szCs w:val="24"/>
        </w:rPr>
      </w:pPr>
      <w:r w:rsidRPr="00E02988">
        <w:rPr>
          <w:rFonts w:ascii="Arial" w:hAnsi="Arial" w:cs="Arial"/>
          <w:sz w:val="24"/>
          <w:szCs w:val="24"/>
        </w:rPr>
        <w:t xml:space="preserve">A escolha da estratégia de controle dos extrativos da madeira na produção de celulose é uma decisão crucial para as empresas do setor, pois deve equilibrar o investimento inicial, os custos operacionais e os benefícios financeiros. </w:t>
      </w:r>
    </w:p>
    <w:p w14:paraId="44982A63" w14:textId="77777777" w:rsidR="005F7AD7" w:rsidRDefault="001A49B7" w:rsidP="00E02988">
      <w:pPr>
        <w:spacing w:line="360" w:lineRule="auto"/>
        <w:ind w:firstLine="708"/>
        <w:jc w:val="both"/>
        <w:rPr>
          <w:rFonts w:ascii="Arial" w:hAnsi="Arial" w:cs="Arial"/>
          <w:sz w:val="24"/>
          <w:szCs w:val="24"/>
        </w:rPr>
      </w:pPr>
      <w:r w:rsidRPr="00E02988">
        <w:rPr>
          <w:rFonts w:ascii="Arial" w:hAnsi="Arial" w:cs="Arial"/>
          <w:sz w:val="24"/>
          <w:szCs w:val="24"/>
        </w:rPr>
        <w:t xml:space="preserve">O controle eficaz dos extrativos impacta diretamente os custos de produção, a qualidade do produto final e a estabilidade do processo fabril. </w:t>
      </w:r>
    </w:p>
    <w:p w14:paraId="6BF1E399" w14:textId="455E0FFD" w:rsidR="001A49B7" w:rsidRPr="00E02988" w:rsidRDefault="001A49B7" w:rsidP="00E02988">
      <w:pPr>
        <w:spacing w:line="360" w:lineRule="auto"/>
        <w:ind w:firstLine="708"/>
        <w:jc w:val="both"/>
        <w:rPr>
          <w:rFonts w:ascii="Arial" w:hAnsi="Arial" w:cs="Arial"/>
          <w:sz w:val="24"/>
          <w:szCs w:val="24"/>
        </w:rPr>
      </w:pPr>
      <w:r w:rsidRPr="00E02988">
        <w:rPr>
          <w:rFonts w:ascii="Arial" w:hAnsi="Arial" w:cs="Arial"/>
          <w:sz w:val="24"/>
          <w:szCs w:val="24"/>
        </w:rPr>
        <w:t>Neste capítulo, são analisadas as principais estratégias adotadas pelas indústrias, com foco nas implicações financeiras de cada uma.</w:t>
      </w:r>
    </w:p>
    <w:p w14:paraId="39B543E4" w14:textId="77777777" w:rsidR="003A3B01" w:rsidRPr="00E02988" w:rsidRDefault="003A3B01" w:rsidP="00E02988">
      <w:pPr>
        <w:spacing w:line="360" w:lineRule="auto"/>
        <w:ind w:firstLine="708"/>
        <w:jc w:val="both"/>
        <w:rPr>
          <w:rFonts w:ascii="Arial" w:hAnsi="Arial" w:cs="Arial"/>
          <w:sz w:val="24"/>
          <w:szCs w:val="24"/>
        </w:rPr>
      </w:pPr>
    </w:p>
    <w:p w14:paraId="79FA5D76" w14:textId="4CDC6F59" w:rsidR="001A49B7" w:rsidRPr="00E02988" w:rsidRDefault="001A49B7" w:rsidP="00855D6A">
      <w:pPr>
        <w:pStyle w:val="PargrafodaLista"/>
        <w:numPr>
          <w:ilvl w:val="2"/>
          <w:numId w:val="19"/>
        </w:numPr>
        <w:spacing w:line="360" w:lineRule="auto"/>
        <w:jc w:val="both"/>
        <w:outlineLvl w:val="2"/>
        <w:rPr>
          <w:rFonts w:ascii="Arial" w:hAnsi="Arial" w:cs="Arial"/>
          <w:b/>
          <w:bCs/>
          <w:sz w:val="24"/>
          <w:szCs w:val="24"/>
        </w:rPr>
      </w:pPr>
      <w:bookmarkStart w:id="83" w:name="_Toc199861688"/>
      <w:r w:rsidRPr="00E02988">
        <w:rPr>
          <w:rFonts w:ascii="Arial" w:hAnsi="Arial" w:cs="Arial"/>
          <w:b/>
          <w:bCs/>
          <w:sz w:val="24"/>
          <w:szCs w:val="24"/>
        </w:rPr>
        <w:t>Estrutura de Custos das Estratégias</w:t>
      </w:r>
      <w:bookmarkEnd w:id="83"/>
    </w:p>
    <w:p w14:paraId="0A6CD492" w14:textId="722CCD67" w:rsidR="00223D7B" w:rsidRDefault="001A49B7" w:rsidP="00E02988">
      <w:pPr>
        <w:spacing w:line="360" w:lineRule="auto"/>
        <w:ind w:firstLine="708"/>
        <w:jc w:val="both"/>
        <w:rPr>
          <w:rFonts w:ascii="Arial" w:hAnsi="Arial" w:cs="Arial"/>
          <w:sz w:val="24"/>
          <w:szCs w:val="24"/>
        </w:rPr>
      </w:pPr>
      <w:r w:rsidRPr="00E02988">
        <w:rPr>
          <w:rFonts w:ascii="Arial" w:hAnsi="Arial" w:cs="Arial"/>
          <w:sz w:val="24"/>
          <w:szCs w:val="24"/>
        </w:rPr>
        <w:t xml:space="preserve">O controle dos extrativos pode ser realizado por diferentes métodos, cada um com seus custos e benefícios financeiros. </w:t>
      </w:r>
    </w:p>
    <w:p w14:paraId="14E07DB1" w14:textId="75133887" w:rsidR="001A49B7" w:rsidRDefault="00223D7B" w:rsidP="00E02988">
      <w:pPr>
        <w:spacing w:line="360" w:lineRule="auto"/>
        <w:ind w:firstLine="708"/>
        <w:jc w:val="both"/>
        <w:rPr>
          <w:rFonts w:ascii="Arial" w:hAnsi="Arial" w:cs="Arial"/>
          <w:sz w:val="24"/>
          <w:szCs w:val="24"/>
        </w:rPr>
      </w:pPr>
      <w:r>
        <w:rPr>
          <w:rFonts w:ascii="Arial" w:hAnsi="Arial" w:cs="Arial"/>
          <w:sz w:val="24"/>
          <w:szCs w:val="24"/>
        </w:rPr>
        <w:t>A seguir são</w:t>
      </w:r>
      <w:r w:rsidR="001A49B7" w:rsidRPr="00E02988">
        <w:rPr>
          <w:rFonts w:ascii="Arial" w:hAnsi="Arial" w:cs="Arial"/>
          <w:sz w:val="24"/>
          <w:szCs w:val="24"/>
        </w:rPr>
        <w:t xml:space="preserve"> descritas as principais estratégias, seus custos envolvidos e o impacto financeiro esperado.</w:t>
      </w:r>
    </w:p>
    <w:p w14:paraId="7D6C7ABE" w14:textId="45ADB3D9" w:rsidR="00671177" w:rsidRDefault="00671177" w:rsidP="00E02988">
      <w:pPr>
        <w:spacing w:line="360" w:lineRule="auto"/>
        <w:ind w:firstLine="708"/>
        <w:jc w:val="both"/>
        <w:rPr>
          <w:rFonts w:ascii="Arial" w:hAnsi="Arial" w:cs="Arial"/>
          <w:sz w:val="24"/>
          <w:szCs w:val="24"/>
        </w:rPr>
      </w:pPr>
    </w:p>
    <w:p w14:paraId="30C722CF" w14:textId="0D490E44" w:rsidR="001A49B7" w:rsidRPr="00E02988" w:rsidRDefault="001A49B7" w:rsidP="00855D6A">
      <w:pPr>
        <w:pStyle w:val="PargrafodaLista"/>
        <w:numPr>
          <w:ilvl w:val="3"/>
          <w:numId w:val="19"/>
        </w:numPr>
        <w:spacing w:line="360" w:lineRule="auto"/>
        <w:jc w:val="both"/>
        <w:outlineLvl w:val="2"/>
        <w:rPr>
          <w:rFonts w:ascii="Arial" w:hAnsi="Arial" w:cs="Arial"/>
          <w:b/>
          <w:bCs/>
          <w:sz w:val="24"/>
          <w:szCs w:val="24"/>
        </w:rPr>
      </w:pPr>
      <w:bookmarkStart w:id="84" w:name="_Toc199861689"/>
      <w:r w:rsidRPr="00E02988">
        <w:rPr>
          <w:rFonts w:ascii="Arial" w:hAnsi="Arial" w:cs="Arial"/>
          <w:b/>
          <w:bCs/>
          <w:sz w:val="24"/>
          <w:szCs w:val="24"/>
        </w:rPr>
        <w:t>Gestão no Pátio de Madeira</w:t>
      </w:r>
      <w:bookmarkEnd w:id="84"/>
    </w:p>
    <w:p w14:paraId="0C561714" w14:textId="28377268" w:rsidR="00B1298B" w:rsidRPr="00C4158E" w:rsidRDefault="001A49B7" w:rsidP="00C4158E">
      <w:pPr>
        <w:spacing w:line="360" w:lineRule="auto"/>
        <w:ind w:firstLine="708"/>
        <w:jc w:val="both"/>
        <w:rPr>
          <w:rFonts w:ascii="Arial" w:hAnsi="Arial" w:cs="Arial"/>
          <w:sz w:val="24"/>
          <w:szCs w:val="24"/>
        </w:rPr>
      </w:pPr>
      <w:r w:rsidRPr="00C4158E">
        <w:rPr>
          <w:rFonts w:ascii="Arial" w:hAnsi="Arial" w:cs="Arial"/>
          <w:sz w:val="24"/>
          <w:szCs w:val="24"/>
        </w:rPr>
        <w:t>Estratégia: Segregação da madeira por teor de extrativos e mistura controlada.</w:t>
      </w:r>
    </w:p>
    <w:p w14:paraId="628F2329" w14:textId="2177CF3D" w:rsidR="001A49B7" w:rsidRPr="00671177" w:rsidRDefault="001A49B7" w:rsidP="00855D6A">
      <w:pPr>
        <w:pStyle w:val="PargrafodaLista"/>
        <w:numPr>
          <w:ilvl w:val="0"/>
          <w:numId w:val="20"/>
        </w:numPr>
        <w:spacing w:line="360" w:lineRule="auto"/>
        <w:jc w:val="both"/>
        <w:rPr>
          <w:rFonts w:ascii="Arial" w:hAnsi="Arial" w:cs="Arial"/>
          <w:sz w:val="24"/>
          <w:szCs w:val="24"/>
        </w:rPr>
      </w:pPr>
      <w:r w:rsidRPr="00671177">
        <w:rPr>
          <w:rFonts w:ascii="Arial" w:hAnsi="Arial" w:cs="Arial"/>
          <w:bCs/>
          <w:sz w:val="24"/>
          <w:szCs w:val="24"/>
        </w:rPr>
        <w:t>Custos envolvidos:</w:t>
      </w:r>
    </w:p>
    <w:p w14:paraId="2844C313" w14:textId="77777777" w:rsidR="001A49B7" w:rsidRPr="00671177" w:rsidRDefault="001A49B7" w:rsidP="00855D6A">
      <w:pPr>
        <w:pStyle w:val="PargrafodaLista"/>
        <w:numPr>
          <w:ilvl w:val="1"/>
          <w:numId w:val="20"/>
        </w:numPr>
        <w:spacing w:line="360" w:lineRule="auto"/>
        <w:jc w:val="both"/>
        <w:rPr>
          <w:rFonts w:ascii="Arial" w:hAnsi="Arial" w:cs="Arial"/>
          <w:sz w:val="24"/>
          <w:szCs w:val="24"/>
        </w:rPr>
      </w:pPr>
      <w:r w:rsidRPr="00671177">
        <w:rPr>
          <w:rFonts w:ascii="Arial" w:hAnsi="Arial" w:cs="Arial"/>
          <w:bCs/>
          <w:sz w:val="24"/>
          <w:szCs w:val="24"/>
        </w:rPr>
        <w:t>Investimento inicial:</w:t>
      </w:r>
      <w:r w:rsidRPr="00671177">
        <w:rPr>
          <w:rFonts w:ascii="Arial" w:hAnsi="Arial" w:cs="Arial"/>
          <w:sz w:val="24"/>
          <w:szCs w:val="24"/>
        </w:rPr>
        <w:t xml:space="preserve"> Baixo, exigindo apenas ajustes logísticos e treinamento da equipe.</w:t>
      </w:r>
    </w:p>
    <w:p w14:paraId="0FFBC135" w14:textId="77777777" w:rsidR="005F7AD7" w:rsidRDefault="001A49B7" w:rsidP="00855D6A">
      <w:pPr>
        <w:pStyle w:val="PargrafodaLista"/>
        <w:numPr>
          <w:ilvl w:val="1"/>
          <w:numId w:val="20"/>
        </w:numPr>
        <w:spacing w:line="360" w:lineRule="auto"/>
        <w:jc w:val="both"/>
        <w:rPr>
          <w:rFonts w:ascii="Arial" w:hAnsi="Arial" w:cs="Arial"/>
          <w:sz w:val="24"/>
          <w:szCs w:val="24"/>
        </w:rPr>
      </w:pPr>
      <w:r w:rsidRPr="00671177">
        <w:rPr>
          <w:rFonts w:ascii="Arial" w:hAnsi="Arial" w:cs="Arial"/>
          <w:bCs/>
          <w:sz w:val="24"/>
          <w:szCs w:val="24"/>
        </w:rPr>
        <w:t>Custo operacional:</w:t>
      </w:r>
      <w:r w:rsidRPr="00671177">
        <w:rPr>
          <w:rFonts w:ascii="Arial" w:hAnsi="Arial" w:cs="Arial"/>
          <w:sz w:val="24"/>
          <w:szCs w:val="24"/>
        </w:rPr>
        <w:t xml:space="preserve"> Médio, devido à necessidade de monitoramento contínuo da composição da madeira.</w:t>
      </w:r>
    </w:p>
    <w:p w14:paraId="3CCD2FD3" w14:textId="77777777" w:rsidR="00753F31" w:rsidRPr="008A7E78" w:rsidRDefault="00753F31" w:rsidP="00C4158E">
      <w:pPr>
        <w:pStyle w:val="PargrafodaLista"/>
        <w:spacing w:line="360" w:lineRule="auto"/>
        <w:ind w:left="1800"/>
        <w:jc w:val="both"/>
        <w:rPr>
          <w:rFonts w:ascii="Arial" w:hAnsi="Arial" w:cs="Arial"/>
          <w:sz w:val="24"/>
          <w:szCs w:val="24"/>
        </w:rPr>
      </w:pPr>
    </w:p>
    <w:p w14:paraId="70FC67F2" w14:textId="053F86A9" w:rsidR="001A49B7" w:rsidRPr="008A7E78" w:rsidRDefault="001A49B7" w:rsidP="00855D6A">
      <w:pPr>
        <w:pStyle w:val="PargrafodaLista"/>
        <w:numPr>
          <w:ilvl w:val="0"/>
          <w:numId w:val="21"/>
        </w:numPr>
        <w:spacing w:line="360" w:lineRule="auto"/>
        <w:jc w:val="both"/>
        <w:rPr>
          <w:rFonts w:ascii="Arial" w:hAnsi="Arial" w:cs="Arial"/>
          <w:sz w:val="24"/>
          <w:szCs w:val="24"/>
        </w:rPr>
      </w:pPr>
      <w:r w:rsidRPr="008A7E78">
        <w:rPr>
          <w:rFonts w:ascii="Arial" w:hAnsi="Arial" w:cs="Arial"/>
          <w:bCs/>
          <w:sz w:val="24"/>
          <w:szCs w:val="24"/>
        </w:rPr>
        <w:t>Impacto financeiro esperado:</w:t>
      </w:r>
    </w:p>
    <w:p w14:paraId="1E2CAA06" w14:textId="77777777" w:rsidR="001A49B7" w:rsidRPr="00C4158E" w:rsidRDefault="001A49B7"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Economia de reagentes químicos:</w:t>
      </w:r>
      <w:r w:rsidRPr="00C4158E">
        <w:rPr>
          <w:rFonts w:ascii="Arial" w:hAnsi="Arial" w:cs="Arial"/>
          <w:bCs/>
          <w:sz w:val="24"/>
          <w:szCs w:val="24"/>
        </w:rPr>
        <w:t xml:space="preserve"> 5-10% de redução nos custos com reagentes.</w:t>
      </w:r>
    </w:p>
    <w:p w14:paraId="32836C71" w14:textId="77777777" w:rsidR="001A49B7" w:rsidRPr="00C4158E" w:rsidRDefault="001A49B7"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Estabilização do processo:</w:t>
      </w:r>
      <w:r w:rsidRPr="00C4158E">
        <w:rPr>
          <w:rFonts w:ascii="Arial" w:hAnsi="Arial" w:cs="Arial"/>
          <w:bCs/>
          <w:sz w:val="24"/>
          <w:szCs w:val="24"/>
        </w:rPr>
        <w:t xml:space="preserve"> Redução das oscilações na produção e melhorias na consistência da polpa.</w:t>
      </w:r>
    </w:p>
    <w:p w14:paraId="76E3F0BB" w14:textId="714DD209" w:rsidR="001A49B7" w:rsidRPr="00C4158E" w:rsidRDefault="00CF67F5" w:rsidP="00855D6A">
      <w:pPr>
        <w:pStyle w:val="PargrafodaLista"/>
        <w:numPr>
          <w:ilvl w:val="1"/>
          <w:numId w:val="20"/>
        </w:numPr>
        <w:spacing w:line="360" w:lineRule="auto"/>
        <w:jc w:val="both"/>
        <w:rPr>
          <w:rFonts w:ascii="Arial" w:hAnsi="Arial" w:cs="Arial"/>
          <w:bCs/>
          <w:sz w:val="24"/>
          <w:szCs w:val="24"/>
        </w:rPr>
      </w:pPr>
      <w:r w:rsidRPr="00C4158E">
        <w:rPr>
          <w:rFonts w:ascii="Arial" w:hAnsi="Arial" w:cs="Arial"/>
          <w:bCs/>
          <w:sz w:val="24"/>
          <w:szCs w:val="24"/>
        </w:rPr>
        <w:t>Payback</w:t>
      </w:r>
      <w:r w:rsidR="00774538">
        <w:rPr>
          <w:rFonts w:ascii="Arial" w:hAnsi="Arial" w:cs="Arial"/>
          <w:bCs/>
          <w:sz w:val="24"/>
          <w:szCs w:val="24"/>
        </w:rPr>
        <w:t>:</w:t>
      </w:r>
      <w:r>
        <w:rPr>
          <w:rFonts w:ascii="Arial" w:hAnsi="Arial" w:cs="Arial"/>
          <w:bCs/>
          <w:sz w:val="24"/>
          <w:szCs w:val="24"/>
        </w:rPr>
        <w:t xml:space="preserve"> </w:t>
      </w:r>
      <w:r w:rsidR="001A49B7" w:rsidRPr="00E02988">
        <w:rPr>
          <w:rFonts w:ascii="Arial" w:hAnsi="Arial" w:cs="Arial"/>
          <w:bCs/>
          <w:sz w:val="24"/>
          <w:szCs w:val="24"/>
        </w:rPr>
        <w:t xml:space="preserve"> </w:t>
      </w:r>
      <w:r w:rsidR="0010510A" w:rsidRPr="00C4158E">
        <w:rPr>
          <w:rFonts w:ascii="Arial" w:hAnsi="Arial" w:cs="Arial"/>
          <w:bCs/>
          <w:sz w:val="24"/>
          <w:szCs w:val="24"/>
        </w:rPr>
        <w:t>E</w:t>
      </w:r>
      <w:r w:rsidR="002325D3" w:rsidRPr="00C4158E">
        <w:rPr>
          <w:rFonts w:ascii="Arial" w:hAnsi="Arial" w:cs="Arial"/>
          <w:bCs/>
          <w:sz w:val="24"/>
          <w:szCs w:val="24"/>
        </w:rPr>
        <w:t xml:space="preserve">ntre </w:t>
      </w:r>
      <w:r w:rsidR="001A49B7" w:rsidRPr="00C4158E">
        <w:rPr>
          <w:rFonts w:ascii="Arial" w:hAnsi="Arial" w:cs="Arial"/>
          <w:bCs/>
          <w:sz w:val="24"/>
          <w:szCs w:val="24"/>
        </w:rPr>
        <w:t>6 a 12 meses.</w:t>
      </w:r>
    </w:p>
    <w:p w14:paraId="2197334A" w14:textId="64D06473" w:rsidR="003A3B01" w:rsidRDefault="003A3B01" w:rsidP="00E02988">
      <w:pPr>
        <w:spacing w:line="360" w:lineRule="auto"/>
        <w:ind w:left="720"/>
        <w:jc w:val="both"/>
        <w:rPr>
          <w:rFonts w:ascii="Arial" w:hAnsi="Arial" w:cs="Arial"/>
          <w:sz w:val="24"/>
          <w:szCs w:val="24"/>
        </w:rPr>
      </w:pPr>
    </w:p>
    <w:p w14:paraId="40977360" w14:textId="7C6C3F16" w:rsidR="001A49B7" w:rsidRPr="00E02988" w:rsidRDefault="001A49B7" w:rsidP="00855D6A">
      <w:pPr>
        <w:pStyle w:val="PargrafodaLista"/>
        <w:numPr>
          <w:ilvl w:val="3"/>
          <w:numId w:val="19"/>
        </w:numPr>
        <w:spacing w:line="360" w:lineRule="auto"/>
        <w:jc w:val="both"/>
        <w:outlineLvl w:val="2"/>
        <w:rPr>
          <w:rFonts w:ascii="Arial" w:hAnsi="Arial" w:cs="Arial"/>
          <w:b/>
          <w:bCs/>
          <w:sz w:val="24"/>
          <w:szCs w:val="24"/>
        </w:rPr>
      </w:pPr>
      <w:bookmarkStart w:id="85" w:name="_Toc199861690"/>
      <w:r w:rsidRPr="00E02988">
        <w:rPr>
          <w:rFonts w:ascii="Arial" w:hAnsi="Arial" w:cs="Arial"/>
          <w:b/>
          <w:bCs/>
          <w:sz w:val="24"/>
          <w:szCs w:val="24"/>
        </w:rPr>
        <w:t>Remoção Física dos Extrativos (Pré-lavagem da Madeira)</w:t>
      </w:r>
      <w:bookmarkEnd w:id="85"/>
    </w:p>
    <w:p w14:paraId="0D320D62" w14:textId="77777777" w:rsidR="003A3B01" w:rsidRPr="00C4158E" w:rsidRDefault="003A3B01" w:rsidP="00C4158E">
      <w:pPr>
        <w:spacing w:line="360" w:lineRule="auto"/>
        <w:ind w:firstLine="708"/>
        <w:jc w:val="both"/>
        <w:rPr>
          <w:rFonts w:ascii="Arial" w:hAnsi="Arial" w:cs="Arial"/>
          <w:sz w:val="24"/>
          <w:szCs w:val="24"/>
        </w:rPr>
      </w:pPr>
      <w:r w:rsidRPr="00C4158E">
        <w:rPr>
          <w:rFonts w:ascii="Arial" w:hAnsi="Arial" w:cs="Arial"/>
          <w:sz w:val="24"/>
          <w:szCs w:val="24"/>
        </w:rPr>
        <w:t>Estratégia: Lavagem da madeira com água quente para remoção de extrativos antes do processo de cozimento.</w:t>
      </w:r>
    </w:p>
    <w:p w14:paraId="54382478" w14:textId="3E8BFF3A" w:rsidR="001A49B7" w:rsidRPr="008A7E78" w:rsidRDefault="001A49B7" w:rsidP="00855D6A">
      <w:pPr>
        <w:pStyle w:val="PargrafodaLista"/>
        <w:numPr>
          <w:ilvl w:val="0"/>
          <w:numId w:val="21"/>
        </w:numPr>
        <w:spacing w:line="360" w:lineRule="auto"/>
        <w:jc w:val="both"/>
        <w:rPr>
          <w:rFonts w:ascii="Arial" w:hAnsi="Arial" w:cs="Arial"/>
          <w:sz w:val="24"/>
          <w:szCs w:val="24"/>
        </w:rPr>
      </w:pPr>
      <w:r w:rsidRPr="008A7E78">
        <w:rPr>
          <w:rFonts w:ascii="Arial" w:hAnsi="Arial" w:cs="Arial"/>
          <w:bCs/>
          <w:sz w:val="24"/>
          <w:szCs w:val="24"/>
        </w:rPr>
        <w:t>Custos envolvidos:</w:t>
      </w:r>
      <w:r w:rsidR="005A261F" w:rsidRPr="008A7E78">
        <w:rPr>
          <w:rFonts w:ascii="Arial" w:hAnsi="Arial" w:cs="Arial"/>
          <w:bCs/>
          <w:sz w:val="24"/>
          <w:szCs w:val="24"/>
        </w:rPr>
        <w:t xml:space="preserve"> </w:t>
      </w:r>
    </w:p>
    <w:p w14:paraId="08DBEE75" w14:textId="77777777" w:rsidR="001A49B7" w:rsidRPr="00C4158E" w:rsidRDefault="001A49B7"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Investimento inicial:</w:t>
      </w:r>
      <w:r w:rsidRPr="00C4158E">
        <w:rPr>
          <w:rFonts w:ascii="Arial" w:hAnsi="Arial" w:cs="Arial"/>
          <w:bCs/>
          <w:sz w:val="24"/>
          <w:szCs w:val="24"/>
        </w:rPr>
        <w:t xml:space="preserve"> Alto, devido à necessidade de aquisição de tanques, sistemas de aquecimento e gestão de efluentes.</w:t>
      </w:r>
    </w:p>
    <w:p w14:paraId="7857B054" w14:textId="77777777" w:rsidR="001A49B7" w:rsidRPr="00C4158E" w:rsidRDefault="001A49B7"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Custo operacional:</w:t>
      </w:r>
      <w:r w:rsidRPr="00C4158E">
        <w:rPr>
          <w:rFonts w:ascii="Arial" w:hAnsi="Arial" w:cs="Arial"/>
          <w:bCs/>
          <w:sz w:val="24"/>
          <w:szCs w:val="24"/>
        </w:rPr>
        <w:t xml:space="preserve"> Alto, devido ao consumo de água e energia.</w:t>
      </w:r>
      <w:r w:rsidRPr="00C4158E">
        <w:rPr>
          <w:rFonts w:ascii="Arial" w:hAnsi="Arial" w:cs="Arial"/>
          <w:bCs/>
          <w:sz w:val="24"/>
          <w:szCs w:val="24"/>
        </w:rPr>
        <w:br/>
      </w:r>
      <w:r w:rsidRPr="00E02988">
        <w:rPr>
          <w:rFonts w:ascii="Arial" w:hAnsi="Arial" w:cs="Arial"/>
          <w:bCs/>
          <w:sz w:val="24"/>
          <w:szCs w:val="24"/>
        </w:rPr>
        <w:t>Impacto financeiro esperado:</w:t>
      </w:r>
    </w:p>
    <w:p w14:paraId="57147EB3" w14:textId="77777777" w:rsidR="001A49B7" w:rsidRPr="00C4158E" w:rsidRDefault="001A49B7"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Redução no teor de extrativos:</w:t>
      </w:r>
      <w:r w:rsidRPr="00C4158E">
        <w:rPr>
          <w:rFonts w:ascii="Arial" w:hAnsi="Arial" w:cs="Arial"/>
          <w:bCs/>
          <w:sz w:val="24"/>
          <w:szCs w:val="24"/>
        </w:rPr>
        <w:t xml:space="preserve"> 15-20%, o que diminui a necessidade de ajustes químicos durante a polpação.</w:t>
      </w:r>
    </w:p>
    <w:p w14:paraId="484D805A" w14:textId="77777777" w:rsidR="001A49B7" w:rsidRPr="00C4158E" w:rsidRDefault="001A49B7"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 xml:space="preserve">Diminuição de depósitos de </w:t>
      </w:r>
      <w:r w:rsidRPr="00C4158E">
        <w:rPr>
          <w:rFonts w:ascii="Arial" w:hAnsi="Arial" w:cs="Arial"/>
          <w:bCs/>
          <w:sz w:val="24"/>
          <w:szCs w:val="24"/>
        </w:rPr>
        <w:t>pitch</w:t>
      </w:r>
      <w:r w:rsidRPr="00E02988">
        <w:rPr>
          <w:rFonts w:ascii="Arial" w:hAnsi="Arial" w:cs="Arial"/>
          <w:bCs/>
          <w:sz w:val="24"/>
          <w:szCs w:val="24"/>
        </w:rPr>
        <w:t>:</w:t>
      </w:r>
      <w:r w:rsidRPr="00C4158E">
        <w:rPr>
          <w:rFonts w:ascii="Arial" w:hAnsi="Arial" w:cs="Arial"/>
          <w:bCs/>
          <w:sz w:val="24"/>
          <w:szCs w:val="24"/>
        </w:rPr>
        <w:t xml:space="preserve"> Menor necessidade de manutenção dos equipamentos, resultando em economia com reparos.</w:t>
      </w:r>
    </w:p>
    <w:p w14:paraId="6041E90A" w14:textId="47AAF436" w:rsidR="001A49B7" w:rsidRPr="00C4158E" w:rsidRDefault="00774538" w:rsidP="00855D6A">
      <w:pPr>
        <w:pStyle w:val="PargrafodaLista"/>
        <w:numPr>
          <w:ilvl w:val="1"/>
          <w:numId w:val="20"/>
        </w:numPr>
        <w:spacing w:line="360" w:lineRule="auto"/>
        <w:jc w:val="both"/>
        <w:rPr>
          <w:rFonts w:ascii="Arial" w:hAnsi="Arial" w:cs="Arial"/>
          <w:bCs/>
          <w:sz w:val="24"/>
          <w:szCs w:val="24"/>
        </w:rPr>
      </w:pPr>
      <w:r w:rsidRPr="00C4158E">
        <w:rPr>
          <w:rFonts w:ascii="Arial" w:hAnsi="Arial" w:cs="Arial"/>
          <w:bCs/>
          <w:sz w:val="24"/>
          <w:szCs w:val="24"/>
        </w:rPr>
        <w:t>P</w:t>
      </w:r>
      <w:r w:rsidR="001A49B7" w:rsidRPr="00C4158E">
        <w:rPr>
          <w:rFonts w:ascii="Arial" w:hAnsi="Arial" w:cs="Arial"/>
          <w:bCs/>
          <w:sz w:val="24"/>
          <w:szCs w:val="24"/>
        </w:rPr>
        <w:t>ayback</w:t>
      </w:r>
      <w:r w:rsidRPr="00C4158E">
        <w:rPr>
          <w:rFonts w:ascii="Arial" w:hAnsi="Arial" w:cs="Arial"/>
          <w:bCs/>
          <w:sz w:val="24"/>
          <w:szCs w:val="24"/>
        </w:rPr>
        <w:t>:</w:t>
      </w:r>
      <w:r w:rsidR="001A49B7" w:rsidRPr="00C4158E">
        <w:rPr>
          <w:rFonts w:ascii="Arial" w:hAnsi="Arial" w:cs="Arial"/>
          <w:bCs/>
          <w:sz w:val="24"/>
          <w:szCs w:val="24"/>
        </w:rPr>
        <w:t xml:space="preserve"> </w:t>
      </w:r>
      <w:r w:rsidR="006777A3" w:rsidRPr="00C4158E">
        <w:rPr>
          <w:rFonts w:ascii="Arial" w:hAnsi="Arial" w:cs="Arial"/>
          <w:bCs/>
          <w:sz w:val="24"/>
          <w:szCs w:val="24"/>
        </w:rPr>
        <w:t>Entre</w:t>
      </w:r>
      <w:r w:rsidR="001A49B7" w:rsidRPr="00C4158E">
        <w:rPr>
          <w:rFonts w:ascii="Arial" w:hAnsi="Arial" w:cs="Arial"/>
          <w:bCs/>
          <w:sz w:val="24"/>
          <w:szCs w:val="24"/>
        </w:rPr>
        <w:t xml:space="preserve"> 3 a 5 anos.</w:t>
      </w:r>
    </w:p>
    <w:p w14:paraId="5B96177F" w14:textId="77777777" w:rsidR="008B18C2" w:rsidRPr="00E02988" w:rsidRDefault="008B18C2" w:rsidP="00E02988">
      <w:pPr>
        <w:spacing w:line="360" w:lineRule="auto"/>
        <w:jc w:val="both"/>
        <w:rPr>
          <w:rFonts w:ascii="Arial" w:hAnsi="Arial" w:cs="Arial"/>
          <w:sz w:val="24"/>
          <w:szCs w:val="24"/>
        </w:rPr>
      </w:pPr>
    </w:p>
    <w:p w14:paraId="28104E70" w14:textId="1A9BF911" w:rsidR="001A49B7" w:rsidRPr="00E02988" w:rsidRDefault="001A49B7" w:rsidP="00855D6A">
      <w:pPr>
        <w:pStyle w:val="PargrafodaLista"/>
        <w:numPr>
          <w:ilvl w:val="3"/>
          <w:numId w:val="19"/>
        </w:numPr>
        <w:spacing w:line="360" w:lineRule="auto"/>
        <w:jc w:val="both"/>
        <w:outlineLvl w:val="2"/>
        <w:rPr>
          <w:rFonts w:ascii="Arial" w:hAnsi="Arial" w:cs="Arial"/>
          <w:b/>
          <w:bCs/>
          <w:sz w:val="24"/>
          <w:szCs w:val="24"/>
        </w:rPr>
      </w:pPr>
      <w:bookmarkStart w:id="86" w:name="_Toc199861691"/>
      <w:r w:rsidRPr="00E02988">
        <w:rPr>
          <w:rFonts w:ascii="Arial" w:hAnsi="Arial" w:cs="Arial"/>
          <w:b/>
          <w:bCs/>
          <w:sz w:val="24"/>
          <w:szCs w:val="24"/>
        </w:rPr>
        <w:t>Uso de Aditivos Químicos (Surfactantes e Dispersantes)</w:t>
      </w:r>
      <w:bookmarkEnd w:id="86"/>
    </w:p>
    <w:p w14:paraId="149DD65D" w14:textId="77777777" w:rsidR="00032884" w:rsidRPr="0011597A" w:rsidRDefault="00420B28" w:rsidP="0011597A">
      <w:pPr>
        <w:spacing w:line="360" w:lineRule="auto"/>
        <w:ind w:firstLine="708"/>
        <w:jc w:val="both"/>
        <w:rPr>
          <w:rFonts w:ascii="Arial" w:hAnsi="Arial" w:cs="Arial"/>
          <w:sz w:val="24"/>
          <w:szCs w:val="24"/>
        </w:rPr>
      </w:pPr>
      <w:r w:rsidRPr="0011597A">
        <w:rPr>
          <w:rFonts w:ascii="Arial" w:hAnsi="Arial" w:cs="Arial"/>
          <w:sz w:val="24"/>
          <w:szCs w:val="24"/>
        </w:rPr>
        <w:t>Estratégia: Aplicação de aditivos químicos para minimizar os impactos dos extrativos.</w:t>
      </w:r>
    </w:p>
    <w:p w14:paraId="06355FB1" w14:textId="5AA7BFAF" w:rsidR="00420B28" w:rsidRPr="0011597A" w:rsidRDefault="00420B28" w:rsidP="00855D6A">
      <w:pPr>
        <w:pStyle w:val="PargrafodaLista"/>
        <w:numPr>
          <w:ilvl w:val="0"/>
          <w:numId w:val="21"/>
        </w:numPr>
        <w:spacing w:line="360" w:lineRule="auto"/>
        <w:jc w:val="both"/>
        <w:rPr>
          <w:rFonts w:ascii="Arial" w:hAnsi="Arial" w:cs="Arial"/>
          <w:bCs/>
          <w:sz w:val="24"/>
          <w:szCs w:val="24"/>
        </w:rPr>
      </w:pPr>
      <w:r w:rsidRPr="008A7E78">
        <w:rPr>
          <w:rFonts w:ascii="Arial" w:hAnsi="Arial" w:cs="Arial"/>
          <w:bCs/>
          <w:sz w:val="24"/>
          <w:szCs w:val="24"/>
        </w:rPr>
        <w:t>Custos envolvidos:</w:t>
      </w:r>
    </w:p>
    <w:p w14:paraId="48A4BBBA" w14:textId="77777777" w:rsidR="00420B28" w:rsidRPr="0011597A" w:rsidRDefault="00420B28"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Investimento inicial:</w:t>
      </w:r>
      <w:r w:rsidRPr="0011597A">
        <w:rPr>
          <w:rFonts w:ascii="Arial" w:hAnsi="Arial" w:cs="Arial"/>
          <w:bCs/>
          <w:sz w:val="24"/>
          <w:szCs w:val="24"/>
        </w:rPr>
        <w:t xml:space="preserve"> Médio, relacionado à aquisição dos aditivos.</w:t>
      </w:r>
    </w:p>
    <w:p w14:paraId="72C2B1C6" w14:textId="77777777" w:rsidR="00420B28" w:rsidRPr="0011597A" w:rsidRDefault="00420B28"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Custo operacional:</w:t>
      </w:r>
      <w:r w:rsidRPr="0011597A">
        <w:rPr>
          <w:rFonts w:ascii="Arial" w:hAnsi="Arial" w:cs="Arial"/>
          <w:bCs/>
          <w:sz w:val="24"/>
          <w:szCs w:val="24"/>
        </w:rPr>
        <w:t xml:space="preserve"> Médio a alto, dependendo da dosagem e frequência de aplicação dos reagentes.</w:t>
      </w:r>
    </w:p>
    <w:p w14:paraId="34734EEC" w14:textId="77777777" w:rsidR="00D45CE4" w:rsidRPr="00E02988" w:rsidRDefault="00D45CE4" w:rsidP="008A7E78">
      <w:pPr>
        <w:spacing w:line="360" w:lineRule="auto"/>
        <w:ind w:left="1776"/>
        <w:jc w:val="both"/>
        <w:rPr>
          <w:rFonts w:ascii="Arial" w:hAnsi="Arial" w:cs="Arial"/>
          <w:sz w:val="24"/>
          <w:szCs w:val="24"/>
        </w:rPr>
      </w:pPr>
    </w:p>
    <w:p w14:paraId="322AE5A7" w14:textId="77777777" w:rsidR="00420B28" w:rsidRPr="008A7E78" w:rsidRDefault="00420B28" w:rsidP="00855D6A">
      <w:pPr>
        <w:pStyle w:val="PargrafodaLista"/>
        <w:numPr>
          <w:ilvl w:val="0"/>
          <w:numId w:val="22"/>
        </w:numPr>
        <w:spacing w:line="360" w:lineRule="auto"/>
        <w:jc w:val="both"/>
        <w:rPr>
          <w:rFonts w:ascii="Arial" w:hAnsi="Arial" w:cs="Arial"/>
          <w:sz w:val="24"/>
          <w:szCs w:val="24"/>
        </w:rPr>
      </w:pPr>
      <w:r w:rsidRPr="008A7E78">
        <w:rPr>
          <w:rFonts w:ascii="Arial" w:hAnsi="Arial" w:cs="Arial"/>
          <w:bCs/>
          <w:sz w:val="24"/>
          <w:szCs w:val="24"/>
        </w:rPr>
        <w:t>Impacto financeiro esperado:</w:t>
      </w:r>
    </w:p>
    <w:p w14:paraId="32B900B9" w14:textId="77777777" w:rsidR="00420B28" w:rsidRPr="0011597A" w:rsidRDefault="00420B28"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Redução de incrustações:</w:t>
      </w:r>
      <w:r w:rsidRPr="0011597A">
        <w:rPr>
          <w:rFonts w:ascii="Arial" w:hAnsi="Arial" w:cs="Arial"/>
          <w:bCs/>
          <w:sz w:val="24"/>
          <w:szCs w:val="24"/>
        </w:rPr>
        <w:t xml:space="preserve"> Até 30% de redução nas incrustações e necessidade de manutenção.</w:t>
      </w:r>
    </w:p>
    <w:p w14:paraId="7E5D96DD" w14:textId="0467A7BE" w:rsidR="00420B28" w:rsidRPr="0011597A" w:rsidRDefault="00365141" w:rsidP="00855D6A">
      <w:pPr>
        <w:pStyle w:val="PargrafodaLista"/>
        <w:numPr>
          <w:ilvl w:val="1"/>
          <w:numId w:val="20"/>
        </w:numPr>
        <w:spacing w:line="360" w:lineRule="auto"/>
        <w:jc w:val="both"/>
        <w:rPr>
          <w:rFonts w:ascii="Arial" w:hAnsi="Arial" w:cs="Arial"/>
          <w:bCs/>
          <w:sz w:val="24"/>
          <w:szCs w:val="24"/>
        </w:rPr>
      </w:pPr>
      <w:r w:rsidRPr="0011597A">
        <w:rPr>
          <w:rFonts w:ascii="Arial" w:hAnsi="Arial" w:cs="Arial"/>
          <w:bCs/>
          <w:sz w:val="24"/>
          <w:szCs w:val="24"/>
        </w:rPr>
        <w:t xml:space="preserve">Payback: </w:t>
      </w:r>
      <w:r w:rsidR="00FE6EE5" w:rsidRPr="0011597A">
        <w:rPr>
          <w:rFonts w:ascii="Arial" w:hAnsi="Arial" w:cs="Arial"/>
          <w:bCs/>
          <w:sz w:val="24"/>
          <w:szCs w:val="24"/>
        </w:rPr>
        <w:t>Entre</w:t>
      </w:r>
      <w:r w:rsidR="00420B28" w:rsidRPr="0011597A">
        <w:rPr>
          <w:rFonts w:ascii="Arial" w:hAnsi="Arial" w:cs="Arial"/>
          <w:bCs/>
          <w:sz w:val="24"/>
          <w:szCs w:val="24"/>
        </w:rPr>
        <w:t xml:space="preserve"> 12 a 24 meses.</w:t>
      </w:r>
    </w:p>
    <w:p w14:paraId="67719E6F" w14:textId="77777777" w:rsidR="008B18C2" w:rsidRPr="00E02988" w:rsidRDefault="008B18C2" w:rsidP="00E02988">
      <w:pPr>
        <w:spacing w:line="360" w:lineRule="auto"/>
        <w:ind w:left="720"/>
        <w:jc w:val="both"/>
        <w:rPr>
          <w:rFonts w:ascii="Arial" w:hAnsi="Arial" w:cs="Arial"/>
          <w:sz w:val="24"/>
          <w:szCs w:val="24"/>
        </w:rPr>
      </w:pPr>
    </w:p>
    <w:p w14:paraId="0CD7F5CC" w14:textId="77777777" w:rsidR="001A49B7" w:rsidRDefault="00395600" w:rsidP="00855D6A">
      <w:pPr>
        <w:pStyle w:val="PargrafodaLista"/>
        <w:numPr>
          <w:ilvl w:val="3"/>
          <w:numId w:val="19"/>
        </w:numPr>
        <w:spacing w:line="360" w:lineRule="auto"/>
        <w:jc w:val="both"/>
        <w:rPr>
          <w:rFonts w:ascii="Arial" w:hAnsi="Arial" w:cs="Arial"/>
          <w:b/>
          <w:bCs/>
          <w:sz w:val="24"/>
          <w:szCs w:val="24"/>
        </w:rPr>
      </w:pPr>
      <w:r w:rsidRPr="00E02988">
        <w:rPr>
          <w:rFonts w:ascii="Arial" w:hAnsi="Arial" w:cs="Arial"/>
          <w:b/>
          <w:bCs/>
          <w:sz w:val="24"/>
          <w:szCs w:val="24"/>
        </w:rPr>
        <w:t xml:space="preserve"> </w:t>
      </w:r>
      <w:r w:rsidR="001A49B7" w:rsidRPr="00E02988">
        <w:rPr>
          <w:rFonts w:ascii="Arial" w:hAnsi="Arial" w:cs="Arial"/>
          <w:b/>
          <w:bCs/>
          <w:sz w:val="24"/>
          <w:szCs w:val="24"/>
        </w:rPr>
        <w:t>Tecnologias Emergentes (Enzimas, Biorremediação e Solventes Alternativos)</w:t>
      </w:r>
    </w:p>
    <w:p w14:paraId="53FD550C" w14:textId="77777777" w:rsidR="005B4BF9" w:rsidRDefault="005B4BF9" w:rsidP="005B4BF9">
      <w:pPr>
        <w:pStyle w:val="PargrafodaLista"/>
        <w:spacing w:line="360" w:lineRule="auto"/>
        <w:ind w:left="2160"/>
        <w:jc w:val="both"/>
        <w:rPr>
          <w:rFonts w:ascii="Arial" w:hAnsi="Arial" w:cs="Arial"/>
          <w:b/>
          <w:bCs/>
          <w:sz w:val="24"/>
          <w:szCs w:val="24"/>
        </w:rPr>
      </w:pPr>
    </w:p>
    <w:p w14:paraId="38B48134" w14:textId="77777777" w:rsidR="005B4BF9" w:rsidRPr="00F15581" w:rsidRDefault="005B4BF9" w:rsidP="00F15581">
      <w:pPr>
        <w:spacing w:line="360" w:lineRule="auto"/>
        <w:ind w:firstLine="708"/>
        <w:jc w:val="both"/>
        <w:rPr>
          <w:rFonts w:ascii="Arial" w:hAnsi="Arial" w:cs="Arial"/>
          <w:sz w:val="24"/>
          <w:szCs w:val="24"/>
        </w:rPr>
      </w:pPr>
      <w:r w:rsidRPr="00F15581">
        <w:rPr>
          <w:rFonts w:ascii="Arial" w:hAnsi="Arial" w:cs="Arial"/>
          <w:sz w:val="24"/>
          <w:szCs w:val="24"/>
        </w:rPr>
        <w:t>Estratégia: Aplicação de enzimas e micro-organismos para degradar extrativos antes do cozimento.</w:t>
      </w:r>
    </w:p>
    <w:p w14:paraId="7FCD8B8B" w14:textId="77777777" w:rsidR="008D77F6" w:rsidRPr="00F15581" w:rsidRDefault="008D77F6" w:rsidP="00855D6A">
      <w:pPr>
        <w:pStyle w:val="PargrafodaLista"/>
        <w:numPr>
          <w:ilvl w:val="0"/>
          <w:numId w:val="21"/>
        </w:numPr>
        <w:spacing w:line="360" w:lineRule="auto"/>
        <w:jc w:val="both"/>
        <w:rPr>
          <w:rFonts w:ascii="Arial" w:hAnsi="Arial" w:cs="Arial"/>
          <w:bCs/>
          <w:sz w:val="24"/>
          <w:szCs w:val="24"/>
        </w:rPr>
      </w:pPr>
      <w:r w:rsidRPr="008A7E78">
        <w:rPr>
          <w:rFonts w:ascii="Arial" w:hAnsi="Arial" w:cs="Arial"/>
          <w:bCs/>
          <w:sz w:val="24"/>
          <w:szCs w:val="24"/>
        </w:rPr>
        <w:t>Custos envolvidos:</w:t>
      </w:r>
    </w:p>
    <w:p w14:paraId="0B6F43AB" w14:textId="77777777" w:rsidR="008D77F6" w:rsidRPr="00F15581" w:rsidRDefault="008D77F6"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Investimento inicial:</w:t>
      </w:r>
      <w:r w:rsidRPr="00F15581">
        <w:rPr>
          <w:rFonts w:ascii="Arial" w:hAnsi="Arial" w:cs="Arial"/>
          <w:bCs/>
          <w:sz w:val="24"/>
          <w:szCs w:val="24"/>
        </w:rPr>
        <w:t xml:space="preserve"> Médio a alto, devido à necessidade de pesquisa e adaptação do processo.</w:t>
      </w:r>
    </w:p>
    <w:p w14:paraId="2E0DB3FD" w14:textId="65CB7E33" w:rsidR="00D60560" w:rsidRPr="00F15581" w:rsidRDefault="008D77F6"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Custo operacional:</w:t>
      </w:r>
      <w:r w:rsidRPr="00F15581">
        <w:rPr>
          <w:rFonts w:ascii="Arial" w:hAnsi="Arial" w:cs="Arial"/>
          <w:bCs/>
          <w:sz w:val="24"/>
          <w:szCs w:val="24"/>
        </w:rPr>
        <w:t xml:space="preserve"> Médio a alto, com necessidade de monitoramento contínuo e dosagem precisa das enzimas.</w:t>
      </w:r>
    </w:p>
    <w:p w14:paraId="4AB54A83" w14:textId="77777777" w:rsidR="00F15581" w:rsidRDefault="00F15581" w:rsidP="00F15581">
      <w:pPr>
        <w:spacing w:line="360" w:lineRule="auto"/>
        <w:ind w:left="1428"/>
        <w:jc w:val="both"/>
        <w:rPr>
          <w:rFonts w:ascii="Arial" w:hAnsi="Arial" w:cs="Arial"/>
          <w:sz w:val="24"/>
          <w:szCs w:val="24"/>
        </w:rPr>
      </w:pPr>
    </w:p>
    <w:p w14:paraId="4683A773" w14:textId="282379A2" w:rsidR="008D77F6" w:rsidRPr="00F15581" w:rsidRDefault="008D77F6" w:rsidP="00855D6A">
      <w:pPr>
        <w:pStyle w:val="PargrafodaLista"/>
        <w:numPr>
          <w:ilvl w:val="0"/>
          <w:numId w:val="21"/>
        </w:numPr>
        <w:spacing w:line="360" w:lineRule="auto"/>
        <w:jc w:val="both"/>
        <w:rPr>
          <w:rFonts w:ascii="Arial" w:hAnsi="Arial" w:cs="Arial"/>
          <w:bCs/>
          <w:sz w:val="24"/>
          <w:szCs w:val="24"/>
        </w:rPr>
      </w:pPr>
      <w:r w:rsidRPr="008A7E78">
        <w:rPr>
          <w:rFonts w:ascii="Arial" w:hAnsi="Arial" w:cs="Arial"/>
          <w:bCs/>
          <w:sz w:val="24"/>
          <w:szCs w:val="24"/>
        </w:rPr>
        <w:t>Impacto financeiro esperado:</w:t>
      </w:r>
    </w:p>
    <w:p w14:paraId="43BBC6B0" w14:textId="77777777" w:rsidR="008D77F6" w:rsidRPr="00F15581" w:rsidRDefault="008D77F6"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 xml:space="preserve">Redução na formação de </w:t>
      </w:r>
      <w:r w:rsidRPr="00F15581">
        <w:rPr>
          <w:rFonts w:ascii="Arial" w:hAnsi="Arial" w:cs="Arial"/>
          <w:bCs/>
          <w:sz w:val="24"/>
          <w:szCs w:val="24"/>
        </w:rPr>
        <w:t>pitch</w:t>
      </w:r>
      <w:r w:rsidRPr="00E02988">
        <w:rPr>
          <w:rFonts w:ascii="Arial" w:hAnsi="Arial" w:cs="Arial"/>
          <w:bCs/>
          <w:sz w:val="24"/>
          <w:szCs w:val="24"/>
        </w:rPr>
        <w:t>:</w:t>
      </w:r>
      <w:r w:rsidRPr="00F15581">
        <w:rPr>
          <w:rFonts w:ascii="Arial" w:hAnsi="Arial" w:cs="Arial"/>
          <w:bCs/>
          <w:sz w:val="24"/>
          <w:szCs w:val="24"/>
        </w:rPr>
        <w:t xml:space="preserve"> Até 40% de redução.</w:t>
      </w:r>
    </w:p>
    <w:p w14:paraId="15C21499" w14:textId="77777777" w:rsidR="008D77F6" w:rsidRPr="00F15581" w:rsidRDefault="008D77F6" w:rsidP="00855D6A">
      <w:pPr>
        <w:pStyle w:val="PargrafodaLista"/>
        <w:numPr>
          <w:ilvl w:val="1"/>
          <w:numId w:val="20"/>
        </w:numPr>
        <w:spacing w:line="360" w:lineRule="auto"/>
        <w:jc w:val="both"/>
        <w:rPr>
          <w:rFonts w:ascii="Arial" w:hAnsi="Arial" w:cs="Arial"/>
          <w:bCs/>
          <w:sz w:val="24"/>
          <w:szCs w:val="24"/>
        </w:rPr>
      </w:pPr>
      <w:r w:rsidRPr="00E02988">
        <w:rPr>
          <w:rFonts w:ascii="Arial" w:hAnsi="Arial" w:cs="Arial"/>
          <w:bCs/>
          <w:sz w:val="24"/>
          <w:szCs w:val="24"/>
        </w:rPr>
        <w:t>Menor consumo de branqueadores:</w:t>
      </w:r>
      <w:r w:rsidRPr="00F15581">
        <w:rPr>
          <w:rFonts w:ascii="Arial" w:hAnsi="Arial" w:cs="Arial"/>
          <w:bCs/>
          <w:sz w:val="24"/>
          <w:szCs w:val="24"/>
        </w:rPr>
        <w:t xml:space="preserve"> Redução de até 8% no consumo de produtos químicos.</w:t>
      </w:r>
    </w:p>
    <w:p w14:paraId="519CF012" w14:textId="2922005D" w:rsidR="008D77F6" w:rsidRPr="00F15581" w:rsidRDefault="00F132CA" w:rsidP="00855D6A">
      <w:pPr>
        <w:pStyle w:val="PargrafodaLista"/>
        <w:numPr>
          <w:ilvl w:val="1"/>
          <w:numId w:val="20"/>
        </w:numPr>
        <w:spacing w:line="360" w:lineRule="auto"/>
        <w:jc w:val="both"/>
        <w:rPr>
          <w:rFonts w:ascii="Arial" w:hAnsi="Arial" w:cs="Arial"/>
          <w:bCs/>
          <w:sz w:val="24"/>
          <w:szCs w:val="24"/>
        </w:rPr>
      </w:pPr>
      <w:r w:rsidRPr="00F15581">
        <w:rPr>
          <w:rFonts w:ascii="Arial" w:hAnsi="Arial" w:cs="Arial"/>
          <w:bCs/>
          <w:sz w:val="24"/>
          <w:szCs w:val="24"/>
        </w:rPr>
        <w:t>P</w:t>
      </w:r>
      <w:r w:rsidR="008D77F6" w:rsidRPr="00F15581">
        <w:rPr>
          <w:rFonts w:ascii="Arial" w:hAnsi="Arial" w:cs="Arial"/>
          <w:bCs/>
          <w:sz w:val="24"/>
          <w:szCs w:val="24"/>
        </w:rPr>
        <w:t>ayback</w:t>
      </w:r>
      <w:r w:rsidR="00063C5F" w:rsidRPr="00F15581">
        <w:rPr>
          <w:rFonts w:ascii="Arial" w:hAnsi="Arial" w:cs="Arial"/>
          <w:bCs/>
          <w:sz w:val="24"/>
          <w:szCs w:val="24"/>
        </w:rPr>
        <w:t xml:space="preserve">: Entre </w:t>
      </w:r>
      <w:r w:rsidR="008D77F6" w:rsidRPr="00F15581">
        <w:rPr>
          <w:rFonts w:ascii="Arial" w:hAnsi="Arial" w:cs="Arial"/>
          <w:bCs/>
          <w:sz w:val="24"/>
          <w:szCs w:val="24"/>
        </w:rPr>
        <w:t>3 a 7 anos, devido ao custo elevado das enzimas.</w:t>
      </w:r>
    </w:p>
    <w:p w14:paraId="0CB2CF1D" w14:textId="77777777" w:rsidR="001A49B7" w:rsidRDefault="001A49B7" w:rsidP="00E02988">
      <w:pPr>
        <w:spacing w:line="360" w:lineRule="auto"/>
        <w:ind w:left="720"/>
        <w:jc w:val="both"/>
        <w:rPr>
          <w:rFonts w:ascii="Arial" w:hAnsi="Arial" w:cs="Arial"/>
          <w:sz w:val="24"/>
          <w:szCs w:val="24"/>
        </w:rPr>
      </w:pPr>
    </w:p>
    <w:p w14:paraId="3F5719C3" w14:textId="151FB0A7" w:rsidR="001A49B7" w:rsidRPr="00E02988" w:rsidRDefault="001A49B7" w:rsidP="00855D6A">
      <w:pPr>
        <w:pStyle w:val="PargrafodaLista"/>
        <w:numPr>
          <w:ilvl w:val="1"/>
          <w:numId w:val="19"/>
        </w:numPr>
        <w:spacing w:line="360" w:lineRule="auto"/>
        <w:jc w:val="both"/>
        <w:outlineLvl w:val="1"/>
        <w:rPr>
          <w:rFonts w:ascii="Arial" w:hAnsi="Arial" w:cs="Arial"/>
          <w:b/>
          <w:bCs/>
          <w:sz w:val="24"/>
          <w:szCs w:val="24"/>
        </w:rPr>
      </w:pPr>
      <w:bookmarkStart w:id="87" w:name="_Toc199861692"/>
      <w:r w:rsidRPr="00E02988">
        <w:rPr>
          <w:rFonts w:ascii="Arial" w:hAnsi="Arial" w:cs="Arial"/>
          <w:b/>
          <w:bCs/>
          <w:sz w:val="24"/>
          <w:szCs w:val="24"/>
        </w:rPr>
        <w:t>Comparação Financeira das Estratégias</w:t>
      </w:r>
      <w:bookmarkEnd w:id="87"/>
    </w:p>
    <w:p w14:paraId="0B842CB4" w14:textId="1C2C603B" w:rsidR="001A49B7" w:rsidRDefault="001A49B7" w:rsidP="00E02988">
      <w:pPr>
        <w:spacing w:line="360" w:lineRule="auto"/>
        <w:ind w:firstLine="708"/>
        <w:jc w:val="both"/>
        <w:rPr>
          <w:rFonts w:ascii="Arial" w:hAnsi="Arial" w:cs="Arial"/>
          <w:sz w:val="24"/>
          <w:szCs w:val="24"/>
        </w:rPr>
      </w:pPr>
      <w:r w:rsidRPr="00E02988">
        <w:rPr>
          <w:rFonts w:ascii="Arial" w:hAnsi="Arial" w:cs="Arial"/>
          <w:sz w:val="24"/>
          <w:szCs w:val="24"/>
        </w:rPr>
        <w:t>A tabela a seguir resume os custos e os benefícios financeiros de cada estratégia de mitigação dos extrativos:</w:t>
      </w:r>
    </w:p>
    <w:p w14:paraId="6D746729" w14:textId="77777777" w:rsidR="001F67B5" w:rsidRDefault="001F67B5" w:rsidP="00E02988">
      <w:pPr>
        <w:spacing w:line="360" w:lineRule="auto"/>
        <w:ind w:firstLine="708"/>
        <w:jc w:val="both"/>
        <w:rPr>
          <w:rFonts w:ascii="Arial" w:hAnsi="Arial" w:cs="Arial"/>
          <w:sz w:val="24"/>
          <w:szCs w:val="24"/>
        </w:rPr>
      </w:pPr>
    </w:p>
    <w:p w14:paraId="3B4E3B94" w14:textId="276BFA9F" w:rsidR="001F67B5" w:rsidRPr="001F67B5" w:rsidRDefault="001F67B5" w:rsidP="001F67B5">
      <w:pPr>
        <w:pStyle w:val="Legenda"/>
        <w:keepNext/>
        <w:jc w:val="center"/>
        <w:rPr>
          <w:rFonts w:ascii="Arial" w:hAnsi="Arial" w:cs="Arial"/>
          <w:i w:val="0"/>
          <w:color w:val="auto"/>
          <w:sz w:val="20"/>
        </w:rPr>
      </w:pPr>
      <w:r w:rsidRPr="001F67B5">
        <w:rPr>
          <w:rFonts w:ascii="Arial" w:hAnsi="Arial" w:cs="Arial"/>
          <w:i w:val="0"/>
          <w:color w:val="auto"/>
          <w:sz w:val="20"/>
        </w:rPr>
        <w:t xml:space="preserve">Tabela </w:t>
      </w:r>
      <w:r w:rsidRPr="001F67B5">
        <w:rPr>
          <w:rFonts w:ascii="Arial" w:hAnsi="Arial" w:cs="Arial"/>
          <w:i w:val="0"/>
          <w:color w:val="auto"/>
          <w:sz w:val="20"/>
        </w:rPr>
        <w:fldChar w:fldCharType="begin"/>
      </w:r>
      <w:r w:rsidRPr="001F67B5">
        <w:rPr>
          <w:rFonts w:ascii="Arial" w:hAnsi="Arial" w:cs="Arial"/>
          <w:i w:val="0"/>
          <w:color w:val="auto"/>
          <w:sz w:val="20"/>
        </w:rPr>
        <w:instrText xml:space="preserve"> SEQ Tabela \* ARABIC </w:instrText>
      </w:r>
      <w:r w:rsidRPr="001F67B5">
        <w:rPr>
          <w:rFonts w:ascii="Arial" w:hAnsi="Arial" w:cs="Arial"/>
          <w:i w:val="0"/>
          <w:color w:val="auto"/>
          <w:sz w:val="20"/>
        </w:rPr>
        <w:fldChar w:fldCharType="separate"/>
      </w:r>
      <w:r w:rsidRPr="001F67B5">
        <w:rPr>
          <w:rFonts w:ascii="Arial" w:hAnsi="Arial" w:cs="Arial"/>
          <w:i w:val="0"/>
          <w:noProof/>
          <w:color w:val="auto"/>
          <w:sz w:val="20"/>
        </w:rPr>
        <w:t>5</w:t>
      </w:r>
      <w:r w:rsidRPr="001F67B5">
        <w:rPr>
          <w:rFonts w:ascii="Arial" w:hAnsi="Arial" w:cs="Arial"/>
          <w:i w:val="0"/>
          <w:color w:val="auto"/>
          <w:sz w:val="20"/>
        </w:rPr>
        <w:fldChar w:fldCharType="end"/>
      </w:r>
      <w:r w:rsidRPr="001F67B5">
        <w:rPr>
          <w:rFonts w:ascii="Arial" w:hAnsi="Arial" w:cs="Arial"/>
          <w:i w:val="0"/>
          <w:color w:val="auto"/>
          <w:sz w:val="20"/>
        </w:rPr>
        <w:t>. Custos e os benefícios financeiros de cada estratégia de mitigação dos extrativos.</w:t>
      </w:r>
    </w:p>
    <w:tbl>
      <w:tblPr>
        <w:tblStyle w:val="Tabelacomgrade"/>
        <w:tblW w:w="0" w:type="auto"/>
        <w:jc w:val="center"/>
        <w:tblLook w:val="04A0" w:firstRow="1" w:lastRow="0" w:firstColumn="1" w:lastColumn="0" w:noHBand="0" w:noVBand="1"/>
      </w:tblPr>
      <w:tblGrid>
        <w:gridCol w:w="1724"/>
        <w:gridCol w:w="1701"/>
        <w:gridCol w:w="1701"/>
        <w:gridCol w:w="1701"/>
        <w:gridCol w:w="1701"/>
      </w:tblGrid>
      <w:tr w:rsidR="00284892" w:rsidRPr="00290139" w14:paraId="6E206286" w14:textId="77777777" w:rsidTr="001F67B5">
        <w:trPr>
          <w:trHeight w:val="454"/>
          <w:jc w:val="center"/>
        </w:trPr>
        <w:tc>
          <w:tcPr>
            <w:tcW w:w="1724" w:type="dxa"/>
            <w:vAlign w:val="center"/>
            <w:hideMark/>
          </w:tcPr>
          <w:p w14:paraId="4F22E12A" w14:textId="77777777" w:rsidR="001A49B7" w:rsidRPr="00290139" w:rsidRDefault="001A49B7" w:rsidP="009A0899">
            <w:pPr>
              <w:jc w:val="center"/>
              <w:rPr>
                <w:rFonts w:ascii="Arial" w:hAnsi="Arial" w:cs="Arial"/>
                <w:b/>
                <w:bCs/>
                <w:sz w:val="24"/>
                <w:szCs w:val="24"/>
              </w:rPr>
            </w:pPr>
            <w:r w:rsidRPr="00290139">
              <w:rPr>
                <w:rFonts w:ascii="Arial" w:hAnsi="Arial" w:cs="Arial"/>
                <w:b/>
                <w:bCs/>
                <w:sz w:val="24"/>
                <w:szCs w:val="24"/>
              </w:rPr>
              <w:t>Estratégia</w:t>
            </w:r>
          </w:p>
        </w:tc>
        <w:tc>
          <w:tcPr>
            <w:tcW w:w="1701" w:type="dxa"/>
            <w:vAlign w:val="center"/>
            <w:hideMark/>
          </w:tcPr>
          <w:p w14:paraId="0824EF96" w14:textId="77777777" w:rsidR="001A49B7" w:rsidRPr="00290139" w:rsidRDefault="001A49B7" w:rsidP="009A0899">
            <w:pPr>
              <w:jc w:val="center"/>
              <w:rPr>
                <w:rFonts w:ascii="Arial" w:hAnsi="Arial" w:cs="Arial"/>
                <w:b/>
                <w:bCs/>
                <w:sz w:val="24"/>
                <w:szCs w:val="24"/>
              </w:rPr>
            </w:pPr>
            <w:r w:rsidRPr="00290139">
              <w:rPr>
                <w:rFonts w:ascii="Arial" w:hAnsi="Arial" w:cs="Arial"/>
                <w:b/>
                <w:bCs/>
                <w:sz w:val="24"/>
                <w:szCs w:val="24"/>
              </w:rPr>
              <w:t>Investimento Inicial</w:t>
            </w:r>
          </w:p>
        </w:tc>
        <w:tc>
          <w:tcPr>
            <w:tcW w:w="1701" w:type="dxa"/>
            <w:vAlign w:val="center"/>
            <w:hideMark/>
          </w:tcPr>
          <w:p w14:paraId="0C08137B" w14:textId="77777777" w:rsidR="001A49B7" w:rsidRPr="00290139" w:rsidRDefault="001A49B7" w:rsidP="009A0899">
            <w:pPr>
              <w:jc w:val="center"/>
              <w:rPr>
                <w:rFonts w:ascii="Arial" w:hAnsi="Arial" w:cs="Arial"/>
                <w:b/>
                <w:bCs/>
                <w:sz w:val="24"/>
                <w:szCs w:val="24"/>
              </w:rPr>
            </w:pPr>
            <w:r w:rsidRPr="00290139">
              <w:rPr>
                <w:rFonts w:ascii="Arial" w:hAnsi="Arial" w:cs="Arial"/>
                <w:b/>
                <w:bCs/>
                <w:sz w:val="24"/>
                <w:szCs w:val="24"/>
              </w:rPr>
              <w:t>Custo Operacional</w:t>
            </w:r>
          </w:p>
        </w:tc>
        <w:tc>
          <w:tcPr>
            <w:tcW w:w="1701" w:type="dxa"/>
            <w:vAlign w:val="center"/>
            <w:hideMark/>
          </w:tcPr>
          <w:p w14:paraId="2CDFFBD3" w14:textId="77777777" w:rsidR="001A49B7" w:rsidRPr="00290139" w:rsidRDefault="001A49B7" w:rsidP="009A0899">
            <w:pPr>
              <w:jc w:val="center"/>
              <w:rPr>
                <w:rFonts w:ascii="Arial" w:hAnsi="Arial" w:cs="Arial"/>
                <w:b/>
                <w:bCs/>
                <w:sz w:val="24"/>
                <w:szCs w:val="24"/>
              </w:rPr>
            </w:pPr>
            <w:r w:rsidRPr="00290139">
              <w:rPr>
                <w:rFonts w:ascii="Arial" w:hAnsi="Arial" w:cs="Arial"/>
                <w:b/>
                <w:bCs/>
                <w:sz w:val="24"/>
                <w:szCs w:val="24"/>
              </w:rPr>
              <w:t>Economia Esperada</w:t>
            </w:r>
          </w:p>
        </w:tc>
        <w:tc>
          <w:tcPr>
            <w:tcW w:w="1701" w:type="dxa"/>
            <w:vAlign w:val="center"/>
            <w:hideMark/>
          </w:tcPr>
          <w:p w14:paraId="27CC9297" w14:textId="55274ED5" w:rsidR="00C06011" w:rsidRPr="008A7E78" w:rsidRDefault="00284892" w:rsidP="009A0899">
            <w:pPr>
              <w:jc w:val="center"/>
              <w:rPr>
                <w:rFonts w:ascii="Arial" w:hAnsi="Arial" w:cs="Arial"/>
                <w:b/>
                <w:bCs/>
                <w:i/>
                <w:iCs/>
                <w:sz w:val="24"/>
                <w:szCs w:val="24"/>
              </w:rPr>
            </w:pPr>
            <w:r w:rsidRPr="008A7E78">
              <w:rPr>
                <w:rFonts w:ascii="Arial" w:hAnsi="Arial" w:cs="Arial"/>
                <w:b/>
                <w:bCs/>
                <w:i/>
                <w:iCs/>
                <w:sz w:val="24"/>
                <w:szCs w:val="24"/>
              </w:rPr>
              <w:t>Payback</w:t>
            </w:r>
          </w:p>
        </w:tc>
      </w:tr>
      <w:tr w:rsidR="00284892" w:rsidRPr="00290139" w14:paraId="67A0A779" w14:textId="77777777" w:rsidTr="001F67B5">
        <w:trPr>
          <w:trHeight w:val="454"/>
          <w:jc w:val="center"/>
        </w:trPr>
        <w:tc>
          <w:tcPr>
            <w:tcW w:w="1724" w:type="dxa"/>
            <w:vAlign w:val="center"/>
            <w:hideMark/>
          </w:tcPr>
          <w:p w14:paraId="6B70AD4E" w14:textId="77777777" w:rsidR="001A49B7" w:rsidRPr="00290139" w:rsidRDefault="001A49B7" w:rsidP="00BE4C9E">
            <w:pPr>
              <w:rPr>
                <w:rFonts w:ascii="Arial" w:hAnsi="Arial" w:cs="Arial"/>
                <w:sz w:val="24"/>
                <w:szCs w:val="24"/>
              </w:rPr>
            </w:pPr>
            <w:r w:rsidRPr="00290139">
              <w:rPr>
                <w:rFonts w:ascii="Arial" w:hAnsi="Arial" w:cs="Arial"/>
                <w:b/>
                <w:bCs/>
                <w:sz w:val="24"/>
                <w:szCs w:val="24"/>
              </w:rPr>
              <w:t>Gestão no Pátio de Madeira</w:t>
            </w:r>
          </w:p>
        </w:tc>
        <w:tc>
          <w:tcPr>
            <w:tcW w:w="1701" w:type="dxa"/>
            <w:vAlign w:val="center"/>
            <w:hideMark/>
          </w:tcPr>
          <w:p w14:paraId="5CB5887D"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Baixo</w:t>
            </w:r>
          </w:p>
        </w:tc>
        <w:tc>
          <w:tcPr>
            <w:tcW w:w="1701" w:type="dxa"/>
            <w:vAlign w:val="center"/>
            <w:hideMark/>
          </w:tcPr>
          <w:p w14:paraId="3B4206B1"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Médio</w:t>
            </w:r>
          </w:p>
        </w:tc>
        <w:tc>
          <w:tcPr>
            <w:tcW w:w="1701" w:type="dxa"/>
            <w:vAlign w:val="center"/>
            <w:hideMark/>
          </w:tcPr>
          <w:p w14:paraId="6F0781A0"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5-10% de economia em reagentes</w:t>
            </w:r>
          </w:p>
        </w:tc>
        <w:tc>
          <w:tcPr>
            <w:tcW w:w="1701" w:type="dxa"/>
            <w:vAlign w:val="center"/>
            <w:hideMark/>
          </w:tcPr>
          <w:p w14:paraId="0E04C25A"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6 a 12 meses</w:t>
            </w:r>
          </w:p>
        </w:tc>
      </w:tr>
      <w:tr w:rsidR="00284892" w:rsidRPr="00290139" w14:paraId="7EB860FA" w14:textId="77777777" w:rsidTr="001F67B5">
        <w:trPr>
          <w:trHeight w:val="454"/>
          <w:jc w:val="center"/>
        </w:trPr>
        <w:tc>
          <w:tcPr>
            <w:tcW w:w="1724" w:type="dxa"/>
            <w:vAlign w:val="center"/>
            <w:hideMark/>
          </w:tcPr>
          <w:p w14:paraId="1945B051" w14:textId="77777777" w:rsidR="001A49B7" w:rsidRPr="00290139" w:rsidRDefault="001A49B7" w:rsidP="00BE4C9E">
            <w:pPr>
              <w:rPr>
                <w:rFonts w:ascii="Arial" w:hAnsi="Arial" w:cs="Arial"/>
                <w:sz w:val="24"/>
                <w:szCs w:val="24"/>
              </w:rPr>
            </w:pPr>
            <w:r w:rsidRPr="00290139">
              <w:rPr>
                <w:rFonts w:ascii="Arial" w:hAnsi="Arial" w:cs="Arial"/>
                <w:b/>
                <w:bCs/>
                <w:sz w:val="24"/>
                <w:szCs w:val="24"/>
              </w:rPr>
              <w:t>Pré-lavagem da Madeira</w:t>
            </w:r>
          </w:p>
        </w:tc>
        <w:tc>
          <w:tcPr>
            <w:tcW w:w="1701" w:type="dxa"/>
            <w:vAlign w:val="center"/>
            <w:hideMark/>
          </w:tcPr>
          <w:p w14:paraId="2189C15C"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Alto</w:t>
            </w:r>
          </w:p>
        </w:tc>
        <w:tc>
          <w:tcPr>
            <w:tcW w:w="1701" w:type="dxa"/>
            <w:vAlign w:val="center"/>
            <w:hideMark/>
          </w:tcPr>
          <w:p w14:paraId="3CCBA729"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Alto</w:t>
            </w:r>
          </w:p>
        </w:tc>
        <w:tc>
          <w:tcPr>
            <w:tcW w:w="1701" w:type="dxa"/>
            <w:vAlign w:val="center"/>
            <w:hideMark/>
          </w:tcPr>
          <w:p w14:paraId="6BD8A755"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Redução de 15-20% no teor de extrativos</w:t>
            </w:r>
          </w:p>
        </w:tc>
        <w:tc>
          <w:tcPr>
            <w:tcW w:w="1701" w:type="dxa"/>
            <w:vAlign w:val="center"/>
            <w:hideMark/>
          </w:tcPr>
          <w:p w14:paraId="7198671B"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3 a 5 anos</w:t>
            </w:r>
          </w:p>
        </w:tc>
      </w:tr>
      <w:tr w:rsidR="00284892" w:rsidRPr="00290139" w14:paraId="58BB80D6" w14:textId="77777777" w:rsidTr="001F67B5">
        <w:trPr>
          <w:trHeight w:val="454"/>
          <w:jc w:val="center"/>
        </w:trPr>
        <w:tc>
          <w:tcPr>
            <w:tcW w:w="1724" w:type="dxa"/>
            <w:vAlign w:val="center"/>
            <w:hideMark/>
          </w:tcPr>
          <w:p w14:paraId="026D65DD" w14:textId="77777777" w:rsidR="001A49B7" w:rsidRPr="00290139" w:rsidRDefault="001A49B7" w:rsidP="00BE4C9E">
            <w:pPr>
              <w:rPr>
                <w:rFonts w:ascii="Arial" w:hAnsi="Arial" w:cs="Arial"/>
                <w:sz w:val="24"/>
                <w:szCs w:val="24"/>
              </w:rPr>
            </w:pPr>
            <w:r w:rsidRPr="00290139">
              <w:rPr>
                <w:rFonts w:ascii="Arial" w:hAnsi="Arial" w:cs="Arial"/>
                <w:b/>
                <w:bCs/>
                <w:sz w:val="24"/>
                <w:szCs w:val="24"/>
              </w:rPr>
              <w:t>Uso de Surfactantes e Dispersantes</w:t>
            </w:r>
          </w:p>
        </w:tc>
        <w:tc>
          <w:tcPr>
            <w:tcW w:w="1701" w:type="dxa"/>
            <w:vAlign w:val="center"/>
            <w:hideMark/>
          </w:tcPr>
          <w:p w14:paraId="39E97952"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Médio</w:t>
            </w:r>
          </w:p>
        </w:tc>
        <w:tc>
          <w:tcPr>
            <w:tcW w:w="1701" w:type="dxa"/>
            <w:vAlign w:val="center"/>
            <w:hideMark/>
          </w:tcPr>
          <w:p w14:paraId="4CE014CF"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Médio a Alto</w:t>
            </w:r>
          </w:p>
        </w:tc>
        <w:tc>
          <w:tcPr>
            <w:tcW w:w="1701" w:type="dxa"/>
            <w:vAlign w:val="center"/>
            <w:hideMark/>
          </w:tcPr>
          <w:p w14:paraId="4B8B27C2"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Redução de 30% nas incrustações</w:t>
            </w:r>
          </w:p>
        </w:tc>
        <w:tc>
          <w:tcPr>
            <w:tcW w:w="1701" w:type="dxa"/>
            <w:vAlign w:val="center"/>
            <w:hideMark/>
          </w:tcPr>
          <w:p w14:paraId="34812028"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12 a 24 meses</w:t>
            </w:r>
          </w:p>
        </w:tc>
      </w:tr>
      <w:tr w:rsidR="00284892" w:rsidRPr="00290139" w14:paraId="3972CAFA" w14:textId="77777777" w:rsidTr="001F67B5">
        <w:trPr>
          <w:trHeight w:val="454"/>
          <w:jc w:val="center"/>
        </w:trPr>
        <w:tc>
          <w:tcPr>
            <w:tcW w:w="1724" w:type="dxa"/>
            <w:vAlign w:val="center"/>
            <w:hideMark/>
          </w:tcPr>
          <w:p w14:paraId="2C4A7792" w14:textId="77777777" w:rsidR="001A49B7" w:rsidRPr="00290139" w:rsidRDefault="001A49B7" w:rsidP="00BE4C9E">
            <w:pPr>
              <w:rPr>
                <w:rFonts w:ascii="Arial" w:hAnsi="Arial" w:cs="Arial"/>
                <w:sz w:val="24"/>
                <w:szCs w:val="24"/>
              </w:rPr>
            </w:pPr>
            <w:r w:rsidRPr="00290139">
              <w:rPr>
                <w:rFonts w:ascii="Arial" w:hAnsi="Arial" w:cs="Arial"/>
                <w:b/>
                <w:bCs/>
                <w:sz w:val="24"/>
                <w:szCs w:val="24"/>
              </w:rPr>
              <w:t>Tecnologias Emergentes (Enzimas)</w:t>
            </w:r>
          </w:p>
        </w:tc>
        <w:tc>
          <w:tcPr>
            <w:tcW w:w="1701" w:type="dxa"/>
            <w:vAlign w:val="center"/>
            <w:hideMark/>
          </w:tcPr>
          <w:p w14:paraId="3FD9F01C"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Médio a Alto</w:t>
            </w:r>
          </w:p>
        </w:tc>
        <w:tc>
          <w:tcPr>
            <w:tcW w:w="1701" w:type="dxa"/>
            <w:vAlign w:val="center"/>
            <w:hideMark/>
          </w:tcPr>
          <w:p w14:paraId="26DD345F"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Médio a Alto</w:t>
            </w:r>
          </w:p>
        </w:tc>
        <w:tc>
          <w:tcPr>
            <w:tcW w:w="1701" w:type="dxa"/>
            <w:vAlign w:val="center"/>
            <w:hideMark/>
          </w:tcPr>
          <w:p w14:paraId="0F2EDDF5" w14:textId="77777777" w:rsidR="001A49B7" w:rsidRPr="00290139" w:rsidRDefault="001A49B7" w:rsidP="009A0899">
            <w:pPr>
              <w:jc w:val="center"/>
              <w:rPr>
                <w:rFonts w:ascii="Arial" w:hAnsi="Arial" w:cs="Arial"/>
                <w:sz w:val="24"/>
                <w:szCs w:val="24"/>
              </w:rPr>
            </w:pPr>
            <w:r w:rsidRPr="00290139">
              <w:rPr>
                <w:rFonts w:ascii="Arial" w:hAnsi="Arial" w:cs="Arial"/>
                <w:sz w:val="24"/>
                <w:szCs w:val="24"/>
              </w:rPr>
              <w:t xml:space="preserve">Redução de 40% na formação de </w:t>
            </w:r>
            <w:r w:rsidRPr="008A7E78">
              <w:rPr>
                <w:rFonts w:ascii="Arial" w:hAnsi="Arial" w:cs="Arial"/>
                <w:i/>
                <w:iCs/>
                <w:sz w:val="24"/>
                <w:szCs w:val="24"/>
              </w:rPr>
              <w:t>pitch</w:t>
            </w:r>
          </w:p>
        </w:tc>
        <w:tc>
          <w:tcPr>
            <w:tcW w:w="1701" w:type="dxa"/>
            <w:vAlign w:val="center"/>
            <w:hideMark/>
          </w:tcPr>
          <w:p w14:paraId="1405B162" w14:textId="77777777" w:rsidR="001A49B7" w:rsidRPr="00290139" w:rsidRDefault="001A49B7" w:rsidP="00512D2C">
            <w:pPr>
              <w:keepNext/>
              <w:jc w:val="center"/>
              <w:rPr>
                <w:rFonts w:ascii="Arial" w:hAnsi="Arial" w:cs="Arial"/>
                <w:sz w:val="24"/>
                <w:szCs w:val="24"/>
              </w:rPr>
            </w:pPr>
            <w:r w:rsidRPr="00290139">
              <w:rPr>
                <w:rFonts w:ascii="Arial" w:hAnsi="Arial" w:cs="Arial"/>
                <w:sz w:val="24"/>
                <w:szCs w:val="24"/>
              </w:rPr>
              <w:t>3 a 7 anos</w:t>
            </w:r>
          </w:p>
        </w:tc>
      </w:tr>
    </w:tbl>
    <w:p w14:paraId="03E1B283" w14:textId="17B29EE0" w:rsidR="00E02988" w:rsidRDefault="00E02988" w:rsidP="00512D2C">
      <w:pPr>
        <w:pStyle w:val="Legenda"/>
        <w:spacing w:line="360" w:lineRule="auto"/>
        <w:jc w:val="both"/>
        <w:rPr>
          <w:rFonts w:ascii="Arial" w:hAnsi="Arial" w:cs="Arial"/>
          <w:i w:val="0"/>
          <w:color w:val="auto"/>
          <w:sz w:val="20"/>
        </w:rPr>
      </w:pPr>
    </w:p>
    <w:p w14:paraId="048A0F54" w14:textId="77777777" w:rsidR="001A49B7" w:rsidRDefault="001A49B7" w:rsidP="00E02988">
      <w:pPr>
        <w:spacing w:line="360" w:lineRule="auto"/>
        <w:ind w:firstLine="708"/>
        <w:jc w:val="both"/>
        <w:rPr>
          <w:rFonts w:ascii="Arial" w:hAnsi="Arial" w:cs="Arial"/>
          <w:sz w:val="24"/>
          <w:szCs w:val="24"/>
        </w:rPr>
      </w:pPr>
      <w:r w:rsidRPr="00290139">
        <w:rPr>
          <w:rFonts w:ascii="Arial" w:hAnsi="Arial" w:cs="Arial"/>
          <w:sz w:val="24"/>
          <w:szCs w:val="24"/>
        </w:rPr>
        <w:t>A seguir, são apresentados dois estudos de caso para ilustrar a aplicação prática de diferentes estratégias e seus impactos financeiros.</w:t>
      </w:r>
    </w:p>
    <w:p w14:paraId="3F7AC4C9" w14:textId="77777777" w:rsidR="008D77F6" w:rsidRPr="00290139" w:rsidRDefault="008D77F6" w:rsidP="00E02988">
      <w:pPr>
        <w:spacing w:line="360" w:lineRule="auto"/>
        <w:ind w:firstLine="708"/>
        <w:jc w:val="both"/>
        <w:rPr>
          <w:rFonts w:ascii="Arial" w:hAnsi="Arial" w:cs="Arial"/>
          <w:sz w:val="24"/>
          <w:szCs w:val="24"/>
        </w:rPr>
      </w:pPr>
    </w:p>
    <w:p w14:paraId="63DC207E" w14:textId="5D63DB5F" w:rsidR="001A49B7" w:rsidRPr="00395600" w:rsidRDefault="001A49B7" w:rsidP="00855D6A">
      <w:pPr>
        <w:pStyle w:val="PargrafodaLista"/>
        <w:numPr>
          <w:ilvl w:val="2"/>
          <w:numId w:val="19"/>
        </w:numPr>
        <w:spacing w:line="360" w:lineRule="auto"/>
        <w:jc w:val="both"/>
        <w:outlineLvl w:val="2"/>
        <w:rPr>
          <w:rFonts w:ascii="Arial" w:hAnsi="Arial" w:cs="Arial"/>
          <w:b/>
          <w:bCs/>
          <w:sz w:val="24"/>
          <w:szCs w:val="24"/>
        </w:rPr>
      </w:pPr>
      <w:bookmarkStart w:id="88" w:name="_Toc199861693"/>
      <w:r w:rsidRPr="00395600">
        <w:rPr>
          <w:rFonts w:ascii="Arial" w:hAnsi="Arial" w:cs="Arial"/>
          <w:b/>
          <w:bCs/>
          <w:sz w:val="24"/>
          <w:szCs w:val="24"/>
        </w:rPr>
        <w:t>Estudo de Caso – Suzano Papel e Celulose</w:t>
      </w:r>
      <w:bookmarkEnd w:id="88"/>
    </w:p>
    <w:p w14:paraId="0ED77AF0" w14:textId="77777777" w:rsidR="001A49B7" w:rsidRPr="00290139" w:rsidRDefault="001A49B7" w:rsidP="00512D2C">
      <w:pPr>
        <w:spacing w:line="360" w:lineRule="auto"/>
        <w:ind w:firstLine="708"/>
        <w:jc w:val="both"/>
        <w:rPr>
          <w:rFonts w:ascii="Arial" w:hAnsi="Arial" w:cs="Arial"/>
          <w:sz w:val="24"/>
          <w:szCs w:val="24"/>
        </w:rPr>
      </w:pPr>
      <w:r w:rsidRPr="00290139">
        <w:rPr>
          <w:rFonts w:ascii="Arial" w:hAnsi="Arial" w:cs="Arial"/>
          <w:sz w:val="24"/>
          <w:szCs w:val="24"/>
        </w:rPr>
        <w:t>A Suzano implementou a segregação da madeira no pátio, com os seguintes resultados:</w:t>
      </w:r>
    </w:p>
    <w:p w14:paraId="7B93F1A5" w14:textId="77777777" w:rsidR="001A49B7" w:rsidRPr="00855D6A" w:rsidRDefault="001A49B7" w:rsidP="00855D6A">
      <w:pPr>
        <w:pStyle w:val="PargrafodaLista"/>
        <w:numPr>
          <w:ilvl w:val="0"/>
          <w:numId w:val="24"/>
        </w:numPr>
        <w:spacing w:line="360" w:lineRule="auto"/>
        <w:jc w:val="both"/>
        <w:rPr>
          <w:rFonts w:ascii="Arial" w:hAnsi="Arial" w:cs="Arial"/>
          <w:sz w:val="24"/>
          <w:szCs w:val="24"/>
        </w:rPr>
      </w:pPr>
      <w:r w:rsidRPr="00855D6A">
        <w:rPr>
          <w:rFonts w:ascii="Arial" w:hAnsi="Arial" w:cs="Arial"/>
          <w:bCs/>
          <w:sz w:val="24"/>
          <w:szCs w:val="24"/>
        </w:rPr>
        <w:t>Custo do investimento:</w:t>
      </w:r>
      <w:r w:rsidRPr="00855D6A">
        <w:rPr>
          <w:rFonts w:ascii="Arial" w:hAnsi="Arial" w:cs="Arial"/>
          <w:sz w:val="24"/>
          <w:szCs w:val="24"/>
        </w:rPr>
        <w:t xml:space="preserve"> R$ 500 mil por ano.</w:t>
      </w:r>
    </w:p>
    <w:p w14:paraId="75AA4A70" w14:textId="77777777" w:rsidR="001A49B7" w:rsidRPr="00855D6A" w:rsidRDefault="001A49B7" w:rsidP="00855D6A">
      <w:pPr>
        <w:pStyle w:val="PargrafodaLista"/>
        <w:numPr>
          <w:ilvl w:val="0"/>
          <w:numId w:val="24"/>
        </w:numPr>
        <w:spacing w:line="360" w:lineRule="auto"/>
        <w:jc w:val="both"/>
        <w:rPr>
          <w:rFonts w:ascii="Arial" w:hAnsi="Arial" w:cs="Arial"/>
          <w:sz w:val="24"/>
          <w:szCs w:val="24"/>
        </w:rPr>
      </w:pPr>
      <w:r w:rsidRPr="00855D6A">
        <w:rPr>
          <w:rFonts w:ascii="Arial" w:hAnsi="Arial" w:cs="Arial"/>
          <w:bCs/>
          <w:sz w:val="24"/>
          <w:szCs w:val="24"/>
        </w:rPr>
        <w:t>Economia gerada:</w:t>
      </w:r>
      <w:r w:rsidRPr="00855D6A">
        <w:rPr>
          <w:rFonts w:ascii="Arial" w:hAnsi="Arial" w:cs="Arial"/>
          <w:sz w:val="24"/>
          <w:szCs w:val="24"/>
        </w:rPr>
        <w:t xml:space="preserve"> R$ 3 milhões por ano com a redução do consumo de reagentes químicos.</w:t>
      </w:r>
    </w:p>
    <w:p w14:paraId="20F6A280" w14:textId="368AE54F" w:rsidR="001A49B7" w:rsidRPr="00855D6A" w:rsidRDefault="009F1C90" w:rsidP="00855D6A">
      <w:pPr>
        <w:pStyle w:val="PargrafodaLista"/>
        <w:numPr>
          <w:ilvl w:val="0"/>
          <w:numId w:val="24"/>
        </w:numPr>
        <w:spacing w:line="360" w:lineRule="auto"/>
        <w:jc w:val="both"/>
        <w:rPr>
          <w:rFonts w:ascii="Arial" w:hAnsi="Arial" w:cs="Arial"/>
          <w:sz w:val="24"/>
          <w:szCs w:val="24"/>
        </w:rPr>
      </w:pPr>
      <w:r w:rsidRPr="00855D6A">
        <w:rPr>
          <w:rFonts w:ascii="Arial" w:hAnsi="Arial" w:cs="Arial"/>
          <w:i/>
          <w:iCs/>
          <w:sz w:val="24"/>
          <w:szCs w:val="24"/>
        </w:rPr>
        <w:t>Payback</w:t>
      </w:r>
      <w:r w:rsidRPr="00855D6A">
        <w:rPr>
          <w:rFonts w:ascii="Arial" w:hAnsi="Arial" w:cs="Arial"/>
          <w:sz w:val="24"/>
          <w:szCs w:val="24"/>
        </w:rPr>
        <w:t xml:space="preserve">: </w:t>
      </w:r>
      <w:r w:rsidR="001A49B7" w:rsidRPr="00855D6A">
        <w:rPr>
          <w:rFonts w:ascii="Arial" w:hAnsi="Arial" w:cs="Arial"/>
          <w:sz w:val="24"/>
          <w:szCs w:val="24"/>
        </w:rPr>
        <w:t>A empresa obteve retorno em apenas 3 meses.</w:t>
      </w:r>
    </w:p>
    <w:p w14:paraId="098BE570" w14:textId="77777777" w:rsidR="007A395F" w:rsidRDefault="007A395F" w:rsidP="00512D2C">
      <w:pPr>
        <w:spacing w:line="360" w:lineRule="auto"/>
        <w:ind w:left="720"/>
        <w:jc w:val="both"/>
        <w:rPr>
          <w:rFonts w:ascii="Arial" w:hAnsi="Arial" w:cs="Arial"/>
          <w:sz w:val="24"/>
          <w:szCs w:val="24"/>
        </w:rPr>
      </w:pPr>
    </w:p>
    <w:p w14:paraId="30C4CD10" w14:textId="71785D2D" w:rsidR="001A49B7" w:rsidRPr="00395600" w:rsidRDefault="001A49B7" w:rsidP="00855D6A">
      <w:pPr>
        <w:pStyle w:val="PargrafodaLista"/>
        <w:numPr>
          <w:ilvl w:val="2"/>
          <w:numId w:val="19"/>
        </w:numPr>
        <w:spacing w:line="360" w:lineRule="auto"/>
        <w:jc w:val="both"/>
        <w:outlineLvl w:val="2"/>
        <w:rPr>
          <w:rFonts w:ascii="Arial" w:hAnsi="Arial" w:cs="Arial"/>
          <w:b/>
          <w:bCs/>
          <w:sz w:val="24"/>
          <w:szCs w:val="24"/>
        </w:rPr>
      </w:pPr>
      <w:bookmarkStart w:id="89" w:name="_Toc199861694"/>
      <w:r w:rsidRPr="00395600">
        <w:rPr>
          <w:rFonts w:ascii="Arial" w:hAnsi="Arial" w:cs="Arial"/>
          <w:b/>
          <w:bCs/>
          <w:sz w:val="24"/>
          <w:szCs w:val="24"/>
        </w:rPr>
        <w:t>Estudo de Caso – Klabin (Pré-lavagem da Madeira)</w:t>
      </w:r>
      <w:bookmarkEnd w:id="89"/>
    </w:p>
    <w:p w14:paraId="08FB9A02" w14:textId="77777777" w:rsidR="001A49B7" w:rsidRPr="00290139" w:rsidRDefault="001A49B7" w:rsidP="00C65BA2">
      <w:pPr>
        <w:spacing w:line="360" w:lineRule="auto"/>
        <w:ind w:firstLine="708"/>
        <w:jc w:val="both"/>
        <w:rPr>
          <w:rFonts w:ascii="Arial" w:hAnsi="Arial" w:cs="Arial"/>
          <w:sz w:val="24"/>
          <w:szCs w:val="24"/>
        </w:rPr>
      </w:pPr>
      <w:r w:rsidRPr="00290139">
        <w:rPr>
          <w:rFonts w:ascii="Arial" w:hAnsi="Arial" w:cs="Arial"/>
          <w:sz w:val="24"/>
          <w:szCs w:val="24"/>
        </w:rPr>
        <w:t>A Klabin testou a pré-lavagem da madeira, com os seguintes resultados:</w:t>
      </w:r>
    </w:p>
    <w:p w14:paraId="3750053C" w14:textId="77777777" w:rsidR="001A49B7" w:rsidRPr="00855D6A" w:rsidRDefault="001A49B7" w:rsidP="00855D6A">
      <w:pPr>
        <w:pStyle w:val="PargrafodaLista"/>
        <w:numPr>
          <w:ilvl w:val="0"/>
          <w:numId w:val="25"/>
        </w:numPr>
        <w:spacing w:line="360" w:lineRule="auto"/>
        <w:jc w:val="both"/>
        <w:rPr>
          <w:rFonts w:ascii="Arial" w:hAnsi="Arial" w:cs="Arial"/>
          <w:sz w:val="24"/>
          <w:szCs w:val="24"/>
        </w:rPr>
      </w:pPr>
      <w:r w:rsidRPr="00855D6A">
        <w:rPr>
          <w:rFonts w:ascii="Arial" w:hAnsi="Arial" w:cs="Arial"/>
          <w:bCs/>
          <w:sz w:val="24"/>
          <w:szCs w:val="24"/>
        </w:rPr>
        <w:t>Investimento inicial:</w:t>
      </w:r>
      <w:r w:rsidRPr="00855D6A">
        <w:rPr>
          <w:rFonts w:ascii="Arial" w:hAnsi="Arial" w:cs="Arial"/>
          <w:sz w:val="24"/>
          <w:szCs w:val="24"/>
        </w:rPr>
        <w:t xml:space="preserve"> R$ 15 milhões na estrutura de lavagem.</w:t>
      </w:r>
    </w:p>
    <w:p w14:paraId="13E5A5B7" w14:textId="77777777" w:rsidR="001A49B7" w:rsidRPr="00855D6A" w:rsidRDefault="001A49B7" w:rsidP="00855D6A">
      <w:pPr>
        <w:pStyle w:val="PargrafodaLista"/>
        <w:numPr>
          <w:ilvl w:val="0"/>
          <w:numId w:val="25"/>
        </w:numPr>
        <w:spacing w:line="360" w:lineRule="auto"/>
        <w:jc w:val="both"/>
        <w:rPr>
          <w:rFonts w:ascii="Arial" w:hAnsi="Arial" w:cs="Arial"/>
          <w:sz w:val="24"/>
          <w:szCs w:val="24"/>
        </w:rPr>
      </w:pPr>
      <w:r w:rsidRPr="00855D6A">
        <w:rPr>
          <w:rFonts w:ascii="Arial" w:hAnsi="Arial" w:cs="Arial"/>
          <w:bCs/>
          <w:sz w:val="24"/>
          <w:szCs w:val="24"/>
        </w:rPr>
        <w:t>Economia gerada:</w:t>
      </w:r>
      <w:r w:rsidRPr="00855D6A">
        <w:rPr>
          <w:rFonts w:ascii="Arial" w:hAnsi="Arial" w:cs="Arial"/>
          <w:sz w:val="24"/>
          <w:szCs w:val="24"/>
        </w:rPr>
        <w:t xml:space="preserve"> R$ 4 milhões por ano com a redução de incrustações e menor consumo de químicos.</w:t>
      </w:r>
    </w:p>
    <w:p w14:paraId="6C132BEE" w14:textId="77777777" w:rsidR="001A49B7" w:rsidRPr="00855D6A" w:rsidRDefault="001A49B7" w:rsidP="00855D6A">
      <w:pPr>
        <w:pStyle w:val="PargrafodaLista"/>
        <w:numPr>
          <w:ilvl w:val="0"/>
          <w:numId w:val="25"/>
        </w:numPr>
        <w:spacing w:line="360" w:lineRule="auto"/>
        <w:jc w:val="both"/>
        <w:rPr>
          <w:rFonts w:ascii="Arial" w:hAnsi="Arial" w:cs="Arial"/>
          <w:sz w:val="24"/>
          <w:szCs w:val="24"/>
        </w:rPr>
      </w:pPr>
      <w:r w:rsidRPr="00855D6A">
        <w:rPr>
          <w:rFonts w:ascii="Arial" w:hAnsi="Arial" w:cs="Arial"/>
          <w:bCs/>
          <w:i/>
          <w:iCs/>
          <w:sz w:val="24"/>
          <w:szCs w:val="24"/>
        </w:rPr>
        <w:t>Payback</w:t>
      </w:r>
      <w:r w:rsidRPr="00855D6A">
        <w:rPr>
          <w:rFonts w:ascii="Arial" w:hAnsi="Arial" w:cs="Arial"/>
          <w:bCs/>
          <w:sz w:val="24"/>
          <w:szCs w:val="24"/>
        </w:rPr>
        <w:t>:</w:t>
      </w:r>
      <w:r w:rsidRPr="00855D6A">
        <w:rPr>
          <w:rFonts w:ascii="Arial" w:hAnsi="Arial" w:cs="Arial"/>
          <w:sz w:val="24"/>
          <w:szCs w:val="24"/>
        </w:rPr>
        <w:t xml:space="preserve"> 4 anos.</w:t>
      </w:r>
    </w:p>
    <w:p w14:paraId="4721A6E0" w14:textId="3359902E" w:rsidR="006678A3" w:rsidRPr="00E02988" w:rsidRDefault="006678A3" w:rsidP="00855D6A">
      <w:pPr>
        <w:pStyle w:val="PargrafodaLista"/>
        <w:numPr>
          <w:ilvl w:val="0"/>
          <w:numId w:val="19"/>
        </w:numPr>
        <w:spacing w:line="360" w:lineRule="auto"/>
        <w:jc w:val="both"/>
        <w:outlineLvl w:val="0"/>
        <w:rPr>
          <w:rFonts w:ascii="Arial" w:hAnsi="Arial" w:cs="Arial"/>
          <w:b/>
          <w:sz w:val="24"/>
          <w:szCs w:val="24"/>
        </w:rPr>
      </w:pPr>
      <w:bookmarkStart w:id="90" w:name="_Toc199861695"/>
      <w:r w:rsidRPr="00E02988">
        <w:rPr>
          <w:rFonts w:ascii="Arial" w:hAnsi="Arial" w:cs="Arial"/>
          <w:b/>
          <w:sz w:val="24"/>
          <w:szCs w:val="24"/>
        </w:rPr>
        <w:t>Resultados e Discussões.</w:t>
      </w:r>
      <w:bookmarkEnd w:id="90"/>
    </w:p>
    <w:p w14:paraId="7DB6D3B8" w14:textId="77777777" w:rsidR="006501C0" w:rsidRDefault="009B58D7" w:rsidP="00C65BA2">
      <w:pPr>
        <w:spacing w:line="360" w:lineRule="auto"/>
        <w:ind w:firstLine="708"/>
        <w:jc w:val="both"/>
        <w:rPr>
          <w:rFonts w:ascii="Arial" w:hAnsi="Arial" w:cs="Arial"/>
          <w:sz w:val="24"/>
          <w:szCs w:val="24"/>
        </w:rPr>
      </w:pPr>
      <w:r w:rsidRPr="00E02988">
        <w:rPr>
          <w:rFonts w:ascii="Arial" w:hAnsi="Arial" w:cs="Arial"/>
          <w:sz w:val="24"/>
          <w:szCs w:val="24"/>
        </w:rPr>
        <w:t>Esta seção apresenta a análise comparativa entre duas regiões de interesse para a expansão da base florestal — o norte do Paraná e Minas Gerais — com foco na qualidade química da madeira, mais especificamente nos teores de extrativos.</w:t>
      </w:r>
    </w:p>
    <w:p w14:paraId="710BC161" w14:textId="53018E24" w:rsidR="009B58D7" w:rsidRPr="00E02988" w:rsidRDefault="009B58D7" w:rsidP="00C65BA2">
      <w:pPr>
        <w:spacing w:line="360" w:lineRule="auto"/>
        <w:ind w:firstLine="708"/>
        <w:jc w:val="both"/>
        <w:rPr>
          <w:rFonts w:ascii="Arial" w:hAnsi="Arial" w:cs="Arial"/>
          <w:sz w:val="24"/>
          <w:szCs w:val="24"/>
        </w:rPr>
      </w:pPr>
      <w:r w:rsidRPr="00E02988">
        <w:rPr>
          <w:rFonts w:ascii="Arial" w:hAnsi="Arial" w:cs="Arial"/>
          <w:sz w:val="24"/>
          <w:szCs w:val="24"/>
        </w:rPr>
        <w:t xml:space="preserve"> Esses compostos, embora naturais, exercem forte influência sobre o desempenho industrial na produção de celulose, afetando o rendimento da polpação, o consumo de insumos químicos e a formação de incrustações.</w:t>
      </w:r>
    </w:p>
    <w:p w14:paraId="1CD5FA88" w14:textId="77777777" w:rsidR="006501C0" w:rsidRDefault="009B58D7" w:rsidP="00C65BA2">
      <w:pPr>
        <w:spacing w:line="360" w:lineRule="auto"/>
        <w:ind w:firstLine="708"/>
        <w:jc w:val="both"/>
        <w:rPr>
          <w:rFonts w:ascii="Arial" w:hAnsi="Arial" w:cs="Arial"/>
          <w:sz w:val="24"/>
          <w:szCs w:val="24"/>
        </w:rPr>
      </w:pPr>
      <w:r w:rsidRPr="00E02988">
        <w:rPr>
          <w:rFonts w:ascii="Arial" w:hAnsi="Arial" w:cs="Arial"/>
          <w:sz w:val="24"/>
          <w:szCs w:val="24"/>
        </w:rPr>
        <w:t xml:space="preserve">A variável central analisada é o teor de extrativos, correlacionada às zonas climáticas de origem da madeira. </w:t>
      </w:r>
    </w:p>
    <w:p w14:paraId="39148ECF" w14:textId="77777777" w:rsidR="006501C0" w:rsidRDefault="009B58D7" w:rsidP="00C65BA2">
      <w:pPr>
        <w:spacing w:line="360" w:lineRule="auto"/>
        <w:ind w:firstLine="708"/>
        <w:jc w:val="both"/>
        <w:rPr>
          <w:rFonts w:ascii="Arial" w:hAnsi="Arial" w:cs="Arial"/>
          <w:sz w:val="24"/>
          <w:szCs w:val="24"/>
        </w:rPr>
      </w:pPr>
      <w:r w:rsidRPr="00E02988">
        <w:rPr>
          <w:rFonts w:ascii="Arial" w:hAnsi="Arial" w:cs="Arial"/>
          <w:sz w:val="24"/>
          <w:szCs w:val="24"/>
        </w:rPr>
        <w:t xml:space="preserve">Para isso, foram utilizadas informações </w:t>
      </w:r>
      <w:proofErr w:type="spellStart"/>
      <w:r w:rsidRPr="00E02988">
        <w:rPr>
          <w:rFonts w:ascii="Arial" w:hAnsi="Arial" w:cs="Arial"/>
          <w:sz w:val="24"/>
          <w:szCs w:val="24"/>
        </w:rPr>
        <w:t>geoambientais</w:t>
      </w:r>
      <w:proofErr w:type="spellEnd"/>
      <w:r w:rsidRPr="00E02988">
        <w:rPr>
          <w:rFonts w:ascii="Arial" w:hAnsi="Arial" w:cs="Arial"/>
          <w:sz w:val="24"/>
          <w:szCs w:val="24"/>
        </w:rPr>
        <w:t xml:space="preserve"> que classificam o território brasileiro em zonas climáticas (CZ), associadas a diferentes níveis de déficit hídrico anual. </w:t>
      </w:r>
    </w:p>
    <w:p w14:paraId="6B06968E" w14:textId="20CED02A" w:rsidR="009B58D7" w:rsidRPr="00E02988" w:rsidRDefault="009B58D7" w:rsidP="00C65BA2">
      <w:pPr>
        <w:spacing w:line="360" w:lineRule="auto"/>
        <w:ind w:firstLine="708"/>
        <w:jc w:val="both"/>
        <w:rPr>
          <w:rFonts w:ascii="Arial" w:hAnsi="Arial" w:cs="Arial"/>
          <w:sz w:val="24"/>
          <w:szCs w:val="24"/>
        </w:rPr>
      </w:pPr>
      <w:r w:rsidRPr="00E02988">
        <w:rPr>
          <w:rFonts w:ascii="Arial" w:hAnsi="Arial" w:cs="Arial"/>
          <w:sz w:val="24"/>
          <w:szCs w:val="24"/>
        </w:rPr>
        <w:t>A seguir, são apresentados os dados de distribuição de extrativos por zona climática, acompanhados de um mapa que evidencia a localização das regiões avaliadas.</w:t>
      </w:r>
    </w:p>
    <w:p w14:paraId="76CAAA36" w14:textId="77777777" w:rsidR="004F5521" w:rsidRPr="00E02988" w:rsidRDefault="004F5521" w:rsidP="00E02988">
      <w:pPr>
        <w:spacing w:line="360" w:lineRule="auto"/>
        <w:jc w:val="both"/>
        <w:rPr>
          <w:rFonts w:ascii="Arial" w:hAnsi="Arial" w:cs="Arial"/>
          <w:b/>
          <w:sz w:val="24"/>
          <w:szCs w:val="24"/>
        </w:rPr>
      </w:pPr>
    </w:p>
    <w:p w14:paraId="48854ACC" w14:textId="23E17EAF" w:rsidR="002E7F06" w:rsidRPr="00FD747C" w:rsidRDefault="002E7F06" w:rsidP="00FD747C">
      <w:pPr>
        <w:pStyle w:val="Legenda"/>
        <w:keepNext/>
        <w:jc w:val="center"/>
        <w:rPr>
          <w:rFonts w:ascii="Arial" w:hAnsi="Arial" w:cs="Arial"/>
          <w:i w:val="0"/>
          <w:color w:val="auto"/>
          <w:sz w:val="20"/>
        </w:rPr>
      </w:pPr>
      <w:bookmarkStart w:id="91" w:name="_Toc200031296"/>
      <w:r w:rsidRPr="00FD747C">
        <w:rPr>
          <w:rFonts w:ascii="Arial" w:hAnsi="Arial" w:cs="Arial"/>
          <w:i w:val="0"/>
          <w:color w:val="auto"/>
          <w:sz w:val="20"/>
        </w:rPr>
        <w:t xml:space="preserve">Figura </w:t>
      </w:r>
      <w:r w:rsidRPr="00FD747C">
        <w:rPr>
          <w:rFonts w:ascii="Arial" w:hAnsi="Arial" w:cs="Arial"/>
          <w:i w:val="0"/>
          <w:color w:val="auto"/>
          <w:sz w:val="20"/>
        </w:rPr>
        <w:fldChar w:fldCharType="begin"/>
      </w:r>
      <w:r w:rsidRPr="00FD747C">
        <w:rPr>
          <w:rFonts w:ascii="Arial" w:hAnsi="Arial" w:cs="Arial"/>
          <w:i w:val="0"/>
          <w:color w:val="auto"/>
          <w:sz w:val="20"/>
        </w:rPr>
        <w:instrText xml:space="preserve"> SEQ Figura \* ARABIC </w:instrText>
      </w:r>
      <w:r w:rsidRPr="00FD747C">
        <w:rPr>
          <w:rFonts w:ascii="Arial" w:hAnsi="Arial" w:cs="Arial"/>
          <w:i w:val="0"/>
          <w:color w:val="auto"/>
          <w:sz w:val="20"/>
        </w:rPr>
        <w:fldChar w:fldCharType="separate"/>
      </w:r>
      <w:r w:rsidR="00F56970">
        <w:rPr>
          <w:rFonts w:ascii="Arial" w:hAnsi="Arial" w:cs="Arial"/>
          <w:i w:val="0"/>
          <w:noProof/>
          <w:color w:val="auto"/>
          <w:sz w:val="20"/>
        </w:rPr>
        <w:t>1</w:t>
      </w:r>
      <w:r w:rsidRPr="00FD747C">
        <w:rPr>
          <w:rFonts w:ascii="Arial" w:hAnsi="Arial" w:cs="Arial"/>
          <w:i w:val="0"/>
          <w:color w:val="auto"/>
          <w:sz w:val="20"/>
        </w:rPr>
        <w:fldChar w:fldCharType="end"/>
      </w:r>
      <w:r w:rsidRPr="00FD747C">
        <w:rPr>
          <w:rFonts w:ascii="Arial" w:hAnsi="Arial" w:cs="Arial"/>
          <w:i w:val="0"/>
          <w:color w:val="auto"/>
          <w:sz w:val="20"/>
        </w:rPr>
        <w:t>. Extrativos por Zona Climática (CZ).</w:t>
      </w:r>
      <w:bookmarkEnd w:id="91"/>
    </w:p>
    <w:p w14:paraId="2F94E4AA" w14:textId="2D7657FF" w:rsidR="003817E8" w:rsidRPr="00E02988" w:rsidRDefault="00E9714B" w:rsidP="005F31EB">
      <w:pPr>
        <w:keepNext/>
        <w:spacing w:line="360" w:lineRule="auto"/>
        <w:jc w:val="center"/>
        <w:rPr>
          <w:rFonts w:ascii="Arial" w:hAnsi="Arial" w:cs="Arial"/>
          <w:sz w:val="24"/>
          <w:szCs w:val="24"/>
        </w:rPr>
      </w:pPr>
      <w:r w:rsidRPr="00E02988">
        <w:rPr>
          <w:rFonts w:ascii="Arial" w:hAnsi="Arial" w:cs="Arial"/>
          <w:noProof/>
          <w:sz w:val="24"/>
          <w:szCs w:val="24"/>
        </w:rPr>
        <w:drawing>
          <wp:inline distT="0" distB="0" distL="0" distR="0" wp14:anchorId="114EA686" wp14:editId="061909C7">
            <wp:extent cx="5700205" cy="3204000"/>
            <wp:effectExtent l="0" t="0" r="0" b="0"/>
            <wp:docPr id="1" name="Imagem 1" descr="cid:image003.jpg@01DBC4DB.DC11F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BC4DB.DC11FD5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700205" cy="3204000"/>
                    </a:xfrm>
                    <a:prstGeom prst="rect">
                      <a:avLst/>
                    </a:prstGeom>
                    <a:noFill/>
                    <a:ln>
                      <a:noFill/>
                    </a:ln>
                  </pic:spPr>
                </pic:pic>
              </a:graphicData>
            </a:graphic>
          </wp:inline>
        </w:drawing>
      </w:r>
    </w:p>
    <w:p w14:paraId="4D90A2A8" w14:textId="7E4886C0" w:rsidR="004F5521" w:rsidRDefault="004F5521" w:rsidP="00E02988">
      <w:pPr>
        <w:pStyle w:val="Legenda"/>
        <w:spacing w:line="360" w:lineRule="auto"/>
        <w:jc w:val="both"/>
        <w:rPr>
          <w:rFonts w:ascii="Arial" w:hAnsi="Arial" w:cs="Arial"/>
          <w:i w:val="0"/>
          <w:color w:val="auto"/>
          <w:sz w:val="20"/>
          <w:szCs w:val="20"/>
        </w:rPr>
      </w:pPr>
    </w:p>
    <w:p w14:paraId="5C5E987E" w14:textId="77777777" w:rsidR="006501C0" w:rsidRDefault="007639B5" w:rsidP="00C65BA2">
      <w:pPr>
        <w:spacing w:line="360" w:lineRule="auto"/>
        <w:ind w:firstLine="720"/>
        <w:jc w:val="both"/>
        <w:rPr>
          <w:rFonts w:ascii="Arial" w:hAnsi="Arial" w:cs="Arial"/>
          <w:sz w:val="24"/>
          <w:szCs w:val="24"/>
        </w:rPr>
      </w:pPr>
      <w:r w:rsidRPr="00E02988">
        <w:rPr>
          <w:rFonts w:ascii="Arial" w:hAnsi="Arial" w:cs="Arial"/>
          <w:sz w:val="24"/>
          <w:szCs w:val="24"/>
        </w:rPr>
        <w:t>A análise dos dados obtidos demonstra uma correlação significativa entre as zonas climáticas (CZ) e o teor de extrativos presentes na madeira de eucalipto.</w:t>
      </w:r>
    </w:p>
    <w:p w14:paraId="1D55CB58" w14:textId="65C20D6A" w:rsidR="006501C0" w:rsidRDefault="007639B5" w:rsidP="00C65BA2">
      <w:pPr>
        <w:spacing w:line="360" w:lineRule="auto"/>
        <w:ind w:firstLine="720"/>
        <w:jc w:val="both"/>
        <w:rPr>
          <w:rFonts w:ascii="Arial" w:hAnsi="Arial" w:cs="Arial"/>
          <w:sz w:val="24"/>
          <w:szCs w:val="24"/>
        </w:rPr>
      </w:pPr>
      <w:r w:rsidRPr="00E02988">
        <w:rPr>
          <w:rFonts w:ascii="Arial" w:hAnsi="Arial" w:cs="Arial"/>
          <w:sz w:val="24"/>
          <w:szCs w:val="24"/>
        </w:rPr>
        <w:t xml:space="preserve"> Conforme </w:t>
      </w:r>
      <w:r w:rsidR="008D43CA">
        <w:rPr>
          <w:rFonts w:ascii="Arial" w:hAnsi="Arial" w:cs="Arial"/>
          <w:sz w:val="24"/>
          <w:szCs w:val="24"/>
        </w:rPr>
        <w:t>verificado</w:t>
      </w:r>
      <w:r w:rsidR="008D43CA" w:rsidRPr="00E02988">
        <w:rPr>
          <w:rFonts w:ascii="Arial" w:hAnsi="Arial" w:cs="Arial"/>
          <w:sz w:val="24"/>
          <w:szCs w:val="24"/>
        </w:rPr>
        <w:t xml:space="preserve"> </w:t>
      </w:r>
      <w:r w:rsidRPr="00E02988">
        <w:rPr>
          <w:rFonts w:ascii="Arial" w:hAnsi="Arial" w:cs="Arial"/>
          <w:sz w:val="24"/>
          <w:szCs w:val="24"/>
        </w:rPr>
        <w:t>na Figura 1, observa-se uma tendência de aumento na concentração desses compostos à medida que se avança das zonas CZ1 para CZ7.</w:t>
      </w:r>
    </w:p>
    <w:p w14:paraId="2A1130EB" w14:textId="2FEFCB44" w:rsidR="007639B5" w:rsidRDefault="007639B5" w:rsidP="00C65BA2">
      <w:pPr>
        <w:spacing w:line="360" w:lineRule="auto"/>
        <w:ind w:firstLine="720"/>
        <w:jc w:val="both"/>
        <w:rPr>
          <w:rFonts w:ascii="Arial" w:hAnsi="Arial" w:cs="Arial"/>
          <w:sz w:val="24"/>
          <w:szCs w:val="24"/>
        </w:rPr>
      </w:pPr>
      <w:r w:rsidRPr="00E02988">
        <w:rPr>
          <w:rFonts w:ascii="Arial" w:hAnsi="Arial" w:cs="Arial"/>
          <w:sz w:val="24"/>
          <w:szCs w:val="24"/>
        </w:rPr>
        <w:t xml:space="preserve"> Especificamente, os teores de extrativos nas amostras oriundas da CZ7 são, em média, 52% superiores aos verificados na CZ1, indicando uma resposta bioquímica das árvores ao estresse ambiental, notadamente à limitação hídrica.</w:t>
      </w:r>
    </w:p>
    <w:p w14:paraId="1AFE53E9" w14:textId="5E5496D8" w:rsidR="006402C3" w:rsidRPr="0011220F" w:rsidRDefault="0070232F" w:rsidP="0011220F">
      <w:pPr>
        <w:spacing w:line="360" w:lineRule="auto"/>
        <w:ind w:firstLine="720"/>
        <w:jc w:val="both"/>
        <w:rPr>
          <w:rFonts w:ascii="Arial" w:hAnsi="Arial" w:cs="Arial"/>
          <w:sz w:val="24"/>
          <w:szCs w:val="24"/>
        </w:rPr>
      </w:pPr>
      <w:r w:rsidRPr="0011220F">
        <w:rPr>
          <w:rFonts w:ascii="Arial" w:hAnsi="Arial" w:cs="Arial"/>
          <w:sz w:val="24"/>
          <w:szCs w:val="24"/>
        </w:rPr>
        <w:t>Esse resultado indica que a</w:t>
      </w:r>
      <w:r w:rsidR="00125F70" w:rsidRPr="0011220F">
        <w:rPr>
          <w:rFonts w:ascii="Arial" w:hAnsi="Arial" w:cs="Arial"/>
          <w:sz w:val="24"/>
          <w:szCs w:val="24"/>
        </w:rPr>
        <w:t xml:space="preserve"> madeira do Norte Pioneiro do Paraná é melhor para a produção de celulose, por ter menor teor de extrativos. </w:t>
      </w:r>
    </w:p>
    <w:p w14:paraId="6E4B624A" w14:textId="34B1906C" w:rsidR="001F0942" w:rsidRPr="0011220F" w:rsidRDefault="00125F70" w:rsidP="0011220F">
      <w:pPr>
        <w:spacing w:line="360" w:lineRule="auto"/>
        <w:ind w:firstLine="720"/>
        <w:jc w:val="both"/>
        <w:rPr>
          <w:rFonts w:ascii="Arial" w:hAnsi="Arial" w:cs="Arial"/>
          <w:sz w:val="24"/>
          <w:szCs w:val="24"/>
        </w:rPr>
      </w:pPr>
      <w:r w:rsidRPr="0011220F">
        <w:rPr>
          <w:rFonts w:ascii="Arial" w:hAnsi="Arial" w:cs="Arial"/>
          <w:sz w:val="24"/>
          <w:szCs w:val="24"/>
        </w:rPr>
        <w:t>Já a madeira de Minas Gerais tende a exigir mais controle e aditivos, aumentando custos e desafios no processo.</w:t>
      </w:r>
    </w:p>
    <w:p w14:paraId="0CCF40E3" w14:textId="77777777" w:rsidR="00E42EB2" w:rsidRDefault="007639B5" w:rsidP="00C65BA2">
      <w:pPr>
        <w:spacing w:line="360" w:lineRule="auto"/>
        <w:ind w:firstLine="720"/>
        <w:jc w:val="both"/>
        <w:rPr>
          <w:rFonts w:ascii="Arial" w:hAnsi="Arial" w:cs="Arial"/>
          <w:sz w:val="24"/>
          <w:szCs w:val="24"/>
        </w:rPr>
      </w:pPr>
      <w:r w:rsidRPr="00E02988">
        <w:rPr>
          <w:rFonts w:ascii="Arial" w:hAnsi="Arial" w:cs="Arial"/>
          <w:sz w:val="24"/>
          <w:szCs w:val="24"/>
        </w:rPr>
        <w:t>Essa distribuição espacial é corroborada pelo mapa de déficit hídrico apresentado</w:t>
      </w:r>
      <w:r w:rsidR="0018594A" w:rsidRPr="00E02988">
        <w:rPr>
          <w:rFonts w:ascii="Arial" w:hAnsi="Arial" w:cs="Arial"/>
          <w:sz w:val="24"/>
          <w:szCs w:val="24"/>
        </w:rPr>
        <w:t xml:space="preserve"> ainda na </w:t>
      </w:r>
      <w:r w:rsidRPr="00E02988">
        <w:rPr>
          <w:rFonts w:ascii="Arial" w:hAnsi="Arial" w:cs="Arial"/>
          <w:sz w:val="24"/>
          <w:szCs w:val="24"/>
        </w:rPr>
        <w:t xml:space="preserve">Figura </w:t>
      </w:r>
      <w:r w:rsidR="0018594A" w:rsidRPr="00E02988">
        <w:rPr>
          <w:rFonts w:ascii="Arial" w:hAnsi="Arial" w:cs="Arial"/>
          <w:sz w:val="24"/>
          <w:szCs w:val="24"/>
        </w:rPr>
        <w:t>1</w:t>
      </w:r>
      <w:r w:rsidRPr="00E02988">
        <w:rPr>
          <w:rFonts w:ascii="Arial" w:hAnsi="Arial" w:cs="Arial"/>
          <w:sz w:val="24"/>
          <w:szCs w:val="24"/>
        </w:rPr>
        <w:t xml:space="preserve">. </w:t>
      </w:r>
    </w:p>
    <w:p w14:paraId="35FB0707" w14:textId="77777777" w:rsidR="00E42EB2" w:rsidRDefault="007639B5" w:rsidP="00C65BA2">
      <w:pPr>
        <w:spacing w:line="360" w:lineRule="auto"/>
        <w:ind w:firstLine="720"/>
        <w:jc w:val="both"/>
        <w:rPr>
          <w:rFonts w:ascii="Arial" w:hAnsi="Arial" w:cs="Arial"/>
          <w:sz w:val="24"/>
          <w:szCs w:val="24"/>
        </w:rPr>
      </w:pPr>
      <w:r w:rsidRPr="00E02988">
        <w:rPr>
          <w:rFonts w:ascii="Arial" w:hAnsi="Arial" w:cs="Arial"/>
          <w:sz w:val="24"/>
          <w:szCs w:val="24"/>
        </w:rPr>
        <w:t xml:space="preserve">Nota-se que as regiões localizadas no norte de Minas Gerais concentram-se nas zonas CZ6 e CZ7, caracterizadas por elevados níveis de déficit hídrico anual. </w:t>
      </w:r>
    </w:p>
    <w:p w14:paraId="708E6303" w14:textId="40BD3730" w:rsidR="007639B5" w:rsidRPr="00E02988" w:rsidRDefault="007639B5" w:rsidP="00C65BA2">
      <w:pPr>
        <w:spacing w:line="360" w:lineRule="auto"/>
        <w:ind w:firstLine="720"/>
        <w:jc w:val="both"/>
        <w:rPr>
          <w:rFonts w:ascii="Arial" w:hAnsi="Arial" w:cs="Arial"/>
          <w:sz w:val="24"/>
          <w:szCs w:val="24"/>
        </w:rPr>
      </w:pPr>
      <w:r w:rsidRPr="00E02988">
        <w:rPr>
          <w:rFonts w:ascii="Arial" w:hAnsi="Arial" w:cs="Arial"/>
          <w:sz w:val="24"/>
          <w:szCs w:val="24"/>
        </w:rPr>
        <w:t>Já o norte do Paraná encontra-se majoritariamente nas zonas CZ1 a CZ4, as quais apresentam condições climáticas mais amenas e maior disponibilidade hídrica.</w:t>
      </w:r>
    </w:p>
    <w:p w14:paraId="3A161810" w14:textId="77777777" w:rsidR="00E42EB2" w:rsidRDefault="007639B5" w:rsidP="00C65BA2">
      <w:pPr>
        <w:spacing w:line="360" w:lineRule="auto"/>
        <w:ind w:firstLine="720"/>
        <w:jc w:val="both"/>
        <w:rPr>
          <w:rFonts w:ascii="Arial" w:hAnsi="Arial" w:cs="Arial"/>
          <w:sz w:val="24"/>
          <w:szCs w:val="24"/>
        </w:rPr>
      </w:pPr>
      <w:r w:rsidRPr="00E02988">
        <w:rPr>
          <w:rFonts w:ascii="Arial" w:hAnsi="Arial" w:cs="Arial"/>
          <w:sz w:val="24"/>
          <w:szCs w:val="24"/>
        </w:rPr>
        <w:t xml:space="preserve">Essa diferença climática entre as duas regiões de estudo tem implicações diretas na qualidade química da madeira. </w:t>
      </w:r>
    </w:p>
    <w:p w14:paraId="6B0DCD0B" w14:textId="29642DD2" w:rsidR="00E42EB2" w:rsidRDefault="007639B5" w:rsidP="00C65BA2">
      <w:pPr>
        <w:spacing w:line="360" w:lineRule="auto"/>
        <w:ind w:firstLine="720"/>
        <w:jc w:val="both"/>
        <w:rPr>
          <w:rFonts w:ascii="Arial" w:hAnsi="Arial" w:cs="Arial"/>
          <w:sz w:val="24"/>
          <w:szCs w:val="24"/>
        </w:rPr>
      </w:pPr>
      <w:r w:rsidRPr="00E02988">
        <w:rPr>
          <w:rFonts w:ascii="Arial" w:hAnsi="Arial" w:cs="Arial"/>
          <w:sz w:val="24"/>
          <w:szCs w:val="24"/>
        </w:rPr>
        <w:t>Ambientes com maior estresse hídrico estimulam a produção de compostos secundários, como fenóis, taninos e ceras, que compõem os extrativos da madeira.</w:t>
      </w:r>
      <w:r w:rsidR="00E42EB2">
        <w:rPr>
          <w:rFonts w:ascii="Arial" w:hAnsi="Arial" w:cs="Arial"/>
          <w:sz w:val="24"/>
          <w:szCs w:val="24"/>
        </w:rPr>
        <w:t xml:space="preserve"> </w:t>
      </w:r>
    </w:p>
    <w:p w14:paraId="21795A69" w14:textId="5A7F91EB" w:rsidR="007639B5" w:rsidRPr="00E02988" w:rsidRDefault="007639B5" w:rsidP="00C65BA2">
      <w:pPr>
        <w:spacing w:line="360" w:lineRule="auto"/>
        <w:ind w:firstLine="720"/>
        <w:jc w:val="both"/>
        <w:rPr>
          <w:rFonts w:ascii="Arial" w:hAnsi="Arial" w:cs="Arial"/>
          <w:sz w:val="24"/>
          <w:szCs w:val="24"/>
        </w:rPr>
      </w:pPr>
      <w:r w:rsidRPr="00E02988">
        <w:rPr>
          <w:rFonts w:ascii="Arial" w:hAnsi="Arial" w:cs="Arial"/>
          <w:sz w:val="24"/>
          <w:szCs w:val="24"/>
        </w:rPr>
        <w:t xml:space="preserve"> Esses compostos, apesar de contribuírem para a defesa natural da planta, são considerados indesejáveis no processo de produção de celulose, pois reduzem o rendimento da polpação, elevam o consumo de reagentes químicos e favorecem a formação de incrustações em equipamentos industriais (SILVA et al., 2020; PEREIRA et al., 2019).</w:t>
      </w:r>
    </w:p>
    <w:p w14:paraId="308EAF7C" w14:textId="77777777" w:rsidR="00962E8F" w:rsidRDefault="007639B5" w:rsidP="00C65BA2">
      <w:pPr>
        <w:spacing w:line="360" w:lineRule="auto"/>
        <w:ind w:firstLine="709"/>
        <w:jc w:val="both"/>
        <w:rPr>
          <w:rFonts w:ascii="Arial" w:hAnsi="Arial" w:cs="Arial"/>
          <w:sz w:val="24"/>
          <w:szCs w:val="24"/>
        </w:rPr>
      </w:pPr>
      <w:r w:rsidRPr="00E02988">
        <w:rPr>
          <w:rFonts w:ascii="Arial" w:hAnsi="Arial" w:cs="Arial"/>
          <w:sz w:val="24"/>
          <w:szCs w:val="24"/>
        </w:rPr>
        <w:t xml:space="preserve">Nesse contexto, a madeira proveniente do norte de Minas Gerais tende a apresentar maiores desafios operacionais na conversão para celulose, quando comparada à madeira do norte do Paraná. </w:t>
      </w:r>
    </w:p>
    <w:p w14:paraId="478E2C69" w14:textId="5EFD2559" w:rsidR="007639B5" w:rsidRPr="00E02988" w:rsidRDefault="007639B5" w:rsidP="00C65BA2">
      <w:pPr>
        <w:spacing w:line="360" w:lineRule="auto"/>
        <w:ind w:firstLine="709"/>
        <w:jc w:val="both"/>
        <w:rPr>
          <w:rFonts w:ascii="Arial" w:hAnsi="Arial" w:cs="Arial"/>
          <w:sz w:val="24"/>
          <w:szCs w:val="24"/>
        </w:rPr>
      </w:pPr>
      <w:r w:rsidRPr="00E02988">
        <w:rPr>
          <w:rFonts w:ascii="Arial" w:hAnsi="Arial" w:cs="Arial"/>
          <w:sz w:val="24"/>
          <w:szCs w:val="24"/>
        </w:rPr>
        <w:t>Ainda que a produtividade volumétrica de algumas áreas mineiras possa ser competitiva, a maior presença de extrativos pode comprometer a eficiência industrial e a qualidade do produto final.</w:t>
      </w:r>
    </w:p>
    <w:p w14:paraId="4E3DD778" w14:textId="77777777" w:rsidR="00962E8F" w:rsidRDefault="007639B5" w:rsidP="00C65BA2">
      <w:pPr>
        <w:spacing w:line="360" w:lineRule="auto"/>
        <w:ind w:firstLine="709"/>
        <w:jc w:val="both"/>
        <w:rPr>
          <w:rFonts w:ascii="Arial" w:hAnsi="Arial" w:cs="Arial"/>
          <w:sz w:val="24"/>
          <w:szCs w:val="24"/>
        </w:rPr>
      </w:pPr>
      <w:r w:rsidRPr="00E02988">
        <w:rPr>
          <w:rFonts w:ascii="Arial" w:hAnsi="Arial" w:cs="Arial"/>
          <w:sz w:val="24"/>
          <w:szCs w:val="24"/>
        </w:rPr>
        <w:t xml:space="preserve">Esses resultados evidenciam a importância de integrar variáveis químicas e operacionais à análise de viabilidade da expansão da base florestal. </w:t>
      </w:r>
    </w:p>
    <w:p w14:paraId="344A8FD0" w14:textId="15E35B9A" w:rsidR="007639B5" w:rsidRPr="00E02988" w:rsidRDefault="007639B5" w:rsidP="00C65BA2">
      <w:pPr>
        <w:spacing w:line="360" w:lineRule="auto"/>
        <w:ind w:firstLine="709"/>
        <w:jc w:val="both"/>
        <w:rPr>
          <w:rFonts w:ascii="Arial" w:hAnsi="Arial" w:cs="Arial"/>
          <w:sz w:val="24"/>
          <w:szCs w:val="24"/>
        </w:rPr>
      </w:pPr>
      <w:r w:rsidRPr="00E02988">
        <w:rPr>
          <w:rFonts w:ascii="Arial" w:hAnsi="Arial" w:cs="Arial"/>
          <w:sz w:val="24"/>
          <w:szCs w:val="24"/>
        </w:rPr>
        <w:t>A seleção de regiões com menor déficit hídrico e, consequentemente, menor teor de extrativos, como o norte do Paraná, pode representar uma vantagem competitiva ao longo da cadeia de produção de celulose, sobretudo em termos de rendimento e estabilidade do processo industrial.</w:t>
      </w:r>
    </w:p>
    <w:p w14:paraId="5594AB87" w14:textId="6A88984E" w:rsidR="00AB6737" w:rsidRDefault="00AB6737" w:rsidP="00AB6737">
      <w:pPr>
        <w:rPr>
          <w:rFonts w:ascii="Arial" w:hAnsi="Arial" w:cs="Arial"/>
          <w:b/>
          <w:i/>
          <w:sz w:val="20"/>
          <w:szCs w:val="20"/>
        </w:rPr>
      </w:pPr>
    </w:p>
    <w:p w14:paraId="0BF6AED7" w14:textId="348C3AAD" w:rsidR="00EC3D81" w:rsidRPr="00637470" w:rsidRDefault="00EC3D81" w:rsidP="00637470">
      <w:pPr>
        <w:pStyle w:val="Legenda"/>
        <w:keepNext/>
        <w:jc w:val="center"/>
        <w:rPr>
          <w:rFonts w:ascii="Arial" w:hAnsi="Arial" w:cs="Arial"/>
          <w:i w:val="0"/>
          <w:color w:val="auto"/>
          <w:sz w:val="20"/>
          <w:szCs w:val="20"/>
        </w:rPr>
      </w:pPr>
      <w:bookmarkStart w:id="92" w:name="_Toc200031388"/>
      <w:bookmarkStart w:id="93" w:name="_GoBack"/>
      <w:bookmarkEnd w:id="93"/>
      <w:r w:rsidRPr="00637470">
        <w:rPr>
          <w:rFonts w:ascii="Arial" w:hAnsi="Arial" w:cs="Arial"/>
          <w:i w:val="0"/>
          <w:color w:val="auto"/>
          <w:sz w:val="20"/>
          <w:szCs w:val="20"/>
        </w:rPr>
        <w:t xml:space="preserve">Tabela </w:t>
      </w:r>
      <w:r w:rsidRPr="00637470">
        <w:rPr>
          <w:rFonts w:ascii="Arial" w:hAnsi="Arial" w:cs="Arial"/>
          <w:i w:val="0"/>
          <w:color w:val="auto"/>
          <w:sz w:val="20"/>
          <w:szCs w:val="20"/>
        </w:rPr>
        <w:fldChar w:fldCharType="begin"/>
      </w:r>
      <w:r w:rsidRPr="00637470">
        <w:rPr>
          <w:rFonts w:ascii="Arial" w:hAnsi="Arial" w:cs="Arial"/>
          <w:i w:val="0"/>
          <w:color w:val="auto"/>
          <w:sz w:val="20"/>
          <w:szCs w:val="20"/>
        </w:rPr>
        <w:instrText xml:space="preserve"> SEQ Tabela \* ARABIC </w:instrText>
      </w:r>
      <w:r w:rsidRPr="00637470">
        <w:rPr>
          <w:rFonts w:ascii="Arial" w:hAnsi="Arial" w:cs="Arial"/>
          <w:i w:val="0"/>
          <w:color w:val="auto"/>
          <w:sz w:val="20"/>
          <w:szCs w:val="20"/>
        </w:rPr>
        <w:fldChar w:fldCharType="separate"/>
      </w:r>
      <w:r w:rsidR="001F67B5">
        <w:rPr>
          <w:rFonts w:ascii="Arial" w:hAnsi="Arial" w:cs="Arial"/>
          <w:i w:val="0"/>
          <w:noProof/>
          <w:color w:val="auto"/>
          <w:sz w:val="20"/>
          <w:szCs w:val="20"/>
        </w:rPr>
        <w:t>6</w:t>
      </w:r>
      <w:r w:rsidRPr="00637470">
        <w:rPr>
          <w:rFonts w:ascii="Arial" w:hAnsi="Arial" w:cs="Arial"/>
          <w:i w:val="0"/>
          <w:color w:val="auto"/>
          <w:sz w:val="20"/>
          <w:szCs w:val="20"/>
        </w:rPr>
        <w:fldChar w:fldCharType="end"/>
      </w:r>
      <w:r w:rsidRPr="00637470">
        <w:rPr>
          <w:rFonts w:ascii="Arial" w:hAnsi="Arial" w:cs="Arial"/>
          <w:i w:val="0"/>
          <w:color w:val="auto"/>
          <w:sz w:val="20"/>
          <w:szCs w:val="20"/>
        </w:rPr>
        <w:t>. Características da Madeira Recebida pela Bracell em 2024 – Amostras de Estados Fora de São Paulo.</w:t>
      </w:r>
      <w:bookmarkEnd w:id="92"/>
    </w:p>
    <w:tbl>
      <w:tblPr>
        <w:tblStyle w:val="Tabelacomgrade"/>
        <w:tblW w:w="0" w:type="auto"/>
        <w:jc w:val="center"/>
        <w:tblLook w:val="04A0" w:firstRow="1" w:lastRow="0" w:firstColumn="1" w:lastColumn="0" w:noHBand="0" w:noVBand="1"/>
      </w:tblPr>
      <w:tblGrid>
        <w:gridCol w:w="1510"/>
        <w:gridCol w:w="1510"/>
        <w:gridCol w:w="1510"/>
        <w:gridCol w:w="1510"/>
        <w:gridCol w:w="1510"/>
        <w:gridCol w:w="1511"/>
      </w:tblGrid>
      <w:tr w:rsidR="00EC3D81" w14:paraId="7BD7FBB3" w14:textId="77777777" w:rsidTr="00AC7861">
        <w:trPr>
          <w:jc w:val="center"/>
        </w:trPr>
        <w:tc>
          <w:tcPr>
            <w:tcW w:w="1510" w:type="dxa"/>
            <w:vAlign w:val="center"/>
          </w:tcPr>
          <w:p w14:paraId="265B2C59" w14:textId="77777777" w:rsidR="00EC3D81" w:rsidRPr="00AC7861" w:rsidRDefault="00EC3D81" w:rsidP="00AC7861">
            <w:pPr>
              <w:jc w:val="center"/>
              <w:rPr>
                <w:rFonts w:ascii="Arial" w:hAnsi="Arial" w:cs="Arial"/>
                <w:b/>
                <w:sz w:val="24"/>
              </w:rPr>
            </w:pPr>
            <w:bookmarkStart w:id="94" w:name="_Hlk200014984"/>
            <w:r w:rsidRPr="00AC7861">
              <w:rPr>
                <w:rFonts w:ascii="Arial" w:hAnsi="Arial" w:cs="Arial"/>
                <w:b/>
                <w:sz w:val="24"/>
              </w:rPr>
              <w:t>Material Genético (nº de amostras)</w:t>
            </w:r>
          </w:p>
        </w:tc>
        <w:tc>
          <w:tcPr>
            <w:tcW w:w="1510" w:type="dxa"/>
            <w:vAlign w:val="center"/>
          </w:tcPr>
          <w:p w14:paraId="12C11DCA" w14:textId="77777777" w:rsidR="00EC3D81" w:rsidRPr="00AC7861" w:rsidRDefault="00EC3D81" w:rsidP="00AC7861">
            <w:pPr>
              <w:jc w:val="center"/>
              <w:rPr>
                <w:rFonts w:ascii="Arial" w:hAnsi="Arial" w:cs="Arial"/>
                <w:b/>
                <w:sz w:val="24"/>
              </w:rPr>
            </w:pPr>
            <w:r w:rsidRPr="00AC7861">
              <w:rPr>
                <w:rFonts w:ascii="Arial" w:hAnsi="Arial" w:cs="Arial"/>
                <w:b/>
                <w:sz w:val="24"/>
              </w:rPr>
              <w:t>Idade da Madeira (anos)</w:t>
            </w:r>
          </w:p>
        </w:tc>
        <w:tc>
          <w:tcPr>
            <w:tcW w:w="1510" w:type="dxa"/>
            <w:vAlign w:val="center"/>
          </w:tcPr>
          <w:p w14:paraId="15A07E7D" w14:textId="77777777" w:rsidR="00EC3D81" w:rsidRPr="00AC7861" w:rsidRDefault="00EC3D81" w:rsidP="00AC7861">
            <w:pPr>
              <w:jc w:val="center"/>
              <w:rPr>
                <w:rFonts w:ascii="Arial" w:hAnsi="Arial" w:cs="Arial"/>
                <w:b/>
                <w:sz w:val="24"/>
              </w:rPr>
            </w:pPr>
            <w:r w:rsidRPr="00AC7861">
              <w:rPr>
                <w:rFonts w:ascii="Arial" w:hAnsi="Arial" w:cs="Arial"/>
                <w:b/>
                <w:sz w:val="24"/>
              </w:rPr>
              <w:t>Densidade Básica do Cavaco (kg/m³)</w:t>
            </w:r>
          </w:p>
        </w:tc>
        <w:tc>
          <w:tcPr>
            <w:tcW w:w="1510" w:type="dxa"/>
            <w:vAlign w:val="center"/>
          </w:tcPr>
          <w:p w14:paraId="49214C6A" w14:textId="77777777" w:rsidR="00EC3D81" w:rsidRPr="00AC7861" w:rsidRDefault="00EC3D81" w:rsidP="00AC7861">
            <w:pPr>
              <w:jc w:val="center"/>
              <w:rPr>
                <w:rFonts w:ascii="Arial" w:hAnsi="Arial" w:cs="Arial"/>
                <w:b/>
                <w:sz w:val="24"/>
              </w:rPr>
            </w:pPr>
            <w:r w:rsidRPr="00AC7861">
              <w:rPr>
                <w:rFonts w:ascii="Arial" w:hAnsi="Arial" w:cs="Arial"/>
                <w:b/>
                <w:sz w:val="24"/>
              </w:rPr>
              <w:t>Extrativos em Acetona (%)</w:t>
            </w:r>
          </w:p>
        </w:tc>
        <w:tc>
          <w:tcPr>
            <w:tcW w:w="1510" w:type="dxa"/>
            <w:vAlign w:val="center"/>
          </w:tcPr>
          <w:p w14:paraId="1D7D5188" w14:textId="77777777" w:rsidR="00EC3D81" w:rsidRPr="00AC7861" w:rsidRDefault="00EC3D81" w:rsidP="00AC7861">
            <w:pPr>
              <w:jc w:val="center"/>
              <w:rPr>
                <w:rFonts w:ascii="Arial" w:hAnsi="Arial" w:cs="Arial"/>
                <w:b/>
                <w:sz w:val="24"/>
              </w:rPr>
            </w:pPr>
            <w:r w:rsidRPr="00AC7861">
              <w:rPr>
                <w:rFonts w:ascii="Arial" w:hAnsi="Arial" w:cs="Arial"/>
                <w:b/>
                <w:sz w:val="24"/>
              </w:rPr>
              <w:t>Extrativos em DCM (%)</w:t>
            </w:r>
          </w:p>
        </w:tc>
        <w:tc>
          <w:tcPr>
            <w:tcW w:w="1511" w:type="dxa"/>
            <w:vAlign w:val="center"/>
          </w:tcPr>
          <w:p w14:paraId="6BAD8BC5" w14:textId="77777777" w:rsidR="00EC3D81" w:rsidRPr="00AC7861" w:rsidRDefault="00EC3D81" w:rsidP="00AC7861">
            <w:pPr>
              <w:jc w:val="center"/>
              <w:rPr>
                <w:rFonts w:ascii="Arial" w:hAnsi="Arial" w:cs="Arial"/>
                <w:b/>
                <w:sz w:val="24"/>
              </w:rPr>
            </w:pPr>
            <w:r w:rsidRPr="00AC7861">
              <w:rPr>
                <w:rFonts w:ascii="Arial" w:hAnsi="Arial" w:cs="Arial"/>
                <w:b/>
                <w:sz w:val="24"/>
              </w:rPr>
              <w:t>Lignina Total (%)</w:t>
            </w:r>
          </w:p>
        </w:tc>
      </w:tr>
      <w:tr w:rsidR="00EC3D81" w14:paraId="4E11ADD9" w14:textId="77777777" w:rsidTr="00AC7861">
        <w:trPr>
          <w:jc w:val="center"/>
        </w:trPr>
        <w:tc>
          <w:tcPr>
            <w:tcW w:w="1510" w:type="dxa"/>
            <w:vAlign w:val="center"/>
          </w:tcPr>
          <w:p w14:paraId="27DFFB0A" w14:textId="77777777" w:rsidR="00EC3D81" w:rsidRPr="00AC7861" w:rsidRDefault="00EC3D81" w:rsidP="00AC7861">
            <w:pPr>
              <w:rPr>
                <w:rFonts w:ascii="Arial" w:hAnsi="Arial" w:cs="Arial"/>
                <w:b/>
                <w:sz w:val="24"/>
              </w:rPr>
            </w:pPr>
            <w:r w:rsidRPr="00AC7861">
              <w:rPr>
                <w:rFonts w:ascii="Arial" w:hAnsi="Arial" w:cs="Arial"/>
                <w:b/>
                <w:sz w:val="24"/>
              </w:rPr>
              <w:t>Goiás (15)</w:t>
            </w:r>
          </w:p>
        </w:tc>
        <w:tc>
          <w:tcPr>
            <w:tcW w:w="1510" w:type="dxa"/>
            <w:vAlign w:val="center"/>
          </w:tcPr>
          <w:p w14:paraId="56AE6F98" w14:textId="77777777" w:rsidR="00EC3D81" w:rsidRPr="00AC7861" w:rsidRDefault="00EC3D81" w:rsidP="00AC7861">
            <w:pPr>
              <w:jc w:val="center"/>
              <w:rPr>
                <w:rFonts w:ascii="Arial" w:hAnsi="Arial" w:cs="Arial"/>
                <w:sz w:val="24"/>
              </w:rPr>
            </w:pPr>
            <w:r w:rsidRPr="00AC7861">
              <w:rPr>
                <w:rFonts w:ascii="Arial" w:hAnsi="Arial" w:cs="Arial"/>
                <w:sz w:val="24"/>
              </w:rPr>
              <w:t>10,1 (9,2 – 12,3)</w:t>
            </w:r>
          </w:p>
        </w:tc>
        <w:tc>
          <w:tcPr>
            <w:tcW w:w="1510" w:type="dxa"/>
            <w:vAlign w:val="center"/>
          </w:tcPr>
          <w:p w14:paraId="7CFC0690" w14:textId="77777777" w:rsidR="00EC3D81" w:rsidRPr="00AC7861" w:rsidRDefault="00EC3D81" w:rsidP="00AC7861">
            <w:pPr>
              <w:jc w:val="center"/>
              <w:rPr>
                <w:rFonts w:ascii="Arial" w:hAnsi="Arial" w:cs="Arial"/>
                <w:sz w:val="24"/>
              </w:rPr>
            </w:pPr>
            <w:r w:rsidRPr="00AC7861">
              <w:rPr>
                <w:rFonts w:ascii="Arial" w:hAnsi="Arial" w:cs="Arial"/>
                <w:sz w:val="24"/>
              </w:rPr>
              <w:t>467 (423 – 510)</w:t>
            </w:r>
          </w:p>
        </w:tc>
        <w:tc>
          <w:tcPr>
            <w:tcW w:w="1510" w:type="dxa"/>
            <w:vAlign w:val="center"/>
          </w:tcPr>
          <w:p w14:paraId="6B94B52D" w14:textId="77777777" w:rsidR="00EC3D81" w:rsidRPr="00AC7861" w:rsidRDefault="00EC3D81" w:rsidP="00AC7861">
            <w:pPr>
              <w:jc w:val="center"/>
              <w:rPr>
                <w:rFonts w:ascii="Arial" w:hAnsi="Arial" w:cs="Arial"/>
                <w:sz w:val="24"/>
              </w:rPr>
            </w:pPr>
            <w:r w:rsidRPr="00AC7861">
              <w:rPr>
                <w:rFonts w:ascii="Arial" w:hAnsi="Arial" w:cs="Arial"/>
                <w:sz w:val="24"/>
              </w:rPr>
              <w:t>2,5 (1,6 – 4,6)</w:t>
            </w:r>
          </w:p>
        </w:tc>
        <w:tc>
          <w:tcPr>
            <w:tcW w:w="1510" w:type="dxa"/>
            <w:vAlign w:val="center"/>
          </w:tcPr>
          <w:p w14:paraId="42F76AB8" w14:textId="77777777" w:rsidR="00EC3D81" w:rsidRPr="00AC7861" w:rsidRDefault="00EC3D81" w:rsidP="00AC7861">
            <w:pPr>
              <w:jc w:val="center"/>
              <w:rPr>
                <w:rFonts w:ascii="Arial" w:hAnsi="Arial" w:cs="Arial"/>
                <w:sz w:val="24"/>
              </w:rPr>
            </w:pPr>
            <w:r w:rsidRPr="00AC7861">
              <w:rPr>
                <w:rFonts w:ascii="Arial" w:hAnsi="Arial" w:cs="Arial"/>
                <w:sz w:val="24"/>
              </w:rPr>
              <w:t>0,38 (0,26 – 0,48)</w:t>
            </w:r>
          </w:p>
        </w:tc>
        <w:tc>
          <w:tcPr>
            <w:tcW w:w="1511" w:type="dxa"/>
            <w:vAlign w:val="center"/>
          </w:tcPr>
          <w:p w14:paraId="28C5F9EC" w14:textId="77777777" w:rsidR="00EC3D81" w:rsidRPr="00AC7861" w:rsidRDefault="00EC3D81" w:rsidP="00AC7861">
            <w:pPr>
              <w:jc w:val="center"/>
              <w:rPr>
                <w:rFonts w:ascii="Arial" w:hAnsi="Arial" w:cs="Arial"/>
                <w:sz w:val="24"/>
              </w:rPr>
            </w:pPr>
            <w:r w:rsidRPr="00AC7861">
              <w:rPr>
                <w:rFonts w:ascii="Arial" w:hAnsi="Arial" w:cs="Arial"/>
                <w:sz w:val="24"/>
              </w:rPr>
              <w:t>30,0 (29,4 – 30,6)</w:t>
            </w:r>
          </w:p>
        </w:tc>
      </w:tr>
      <w:tr w:rsidR="00EC3D81" w14:paraId="062F2E29" w14:textId="77777777" w:rsidTr="00AC7861">
        <w:trPr>
          <w:jc w:val="center"/>
        </w:trPr>
        <w:tc>
          <w:tcPr>
            <w:tcW w:w="1510" w:type="dxa"/>
            <w:vAlign w:val="center"/>
          </w:tcPr>
          <w:p w14:paraId="174732E1" w14:textId="77777777" w:rsidR="00EC3D81" w:rsidRPr="00AC7861" w:rsidRDefault="00EC3D81" w:rsidP="00AC7861">
            <w:pPr>
              <w:rPr>
                <w:rFonts w:ascii="Arial" w:hAnsi="Arial" w:cs="Arial"/>
                <w:b/>
                <w:sz w:val="24"/>
              </w:rPr>
            </w:pPr>
            <w:r w:rsidRPr="00AC7861">
              <w:rPr>
                <w:rFonts w:ascii="Arial" w:hAnsi="Arial" w:cs="Arial"/>
                <w:b/>
                <w:sz w:val="24"/>
              </w:rPr>
              <w:t>Minas Gerais (10)</w:t>
            </w:r>
          </w:p>
        </w:tc>
        <w:tc>
          <w:tcPr>
            <w:tcW w:w="1510" w:type="dxa"/>
            <w:vAlign w:val="center"/>
          </w:tcPr>
          <w:p w14:paraId="21779B6F" w14:textId="77777777" w:rsidR="00EC3D81" w:rsidRPr="00AC7861" w:rsidRDefault="00EC3D81" w:rsidP="00AC7861">
            <w:pPr>
              <w:jc w:val="center"/>
              <w:rPr>
                <w:rFonts w:ascii="Arial" w:hAnsi="Arial" w:cs="Arial"/>
                <w:sz w:val="24"/>
              </w:rPr>
            </w:pPr>
            <w:r w:rsidRPr="00AC7861">
              <w:rPr>
                <w:rFonts w:ascii="Arial" w:hAnsi="Arial" w:cs="Arial"/>
                <w:sz w:val="24"/>
              </w:rPr>
              <w:t>9,2 (5,9 – 8,9)</w:t>
            </w:r>
          </w:p>
        </w:tc>
        <w:tc>
          <w:tcPr>
            <w:tcW w:w="1510" w:type="dxa"/>
            <w:vAlign w:val="center"/>
          </w:tcPr>
          <w:p w14:paraId="0492C5EC" w14:textId="77777777" w:rsidR="00EC3D81" w:rsidRPr="00AC7861" w:rsidRDefault="00EC3D81" w:rsidP="00AC7861">
            <w:pPr>
              <w:jc w:val="center"/>
              <w:rPr>
                <w:rFonts w:ascii="Arial" w:hAnsi="Arial" w:cs="Arial"/>
                <w:sz w:val="24"/>
              </w:rPr>
            </w:pPr>
            <w:r w:rsidRPr="00AC7861">
              <w:rPr>
                <w:rFonts w:ascii="Arial" w:hAnsi="Arial" w:cs="Arial"/>
                <w:sz w:val="24"/>
              </w:rPr>
              <w:t>471 (409 – 540)</w:t>
            </w:r>
          </w:p>
        </w:tc>
        <w:tc>
          <w:tcPr>
            <w:tcW w:w="1510" w:type="dxa"/>
            <w:vAlign w:val="center"/>
          </w:tcPr>
          <w:p w14:paraId="0DBFA4FC" w14:textId="77777777" w:rsidR="00EC3D81" w:rsidRPr="00AC7861" w:rsidRDefault="00EC3D81" w:rsidP="00AC7861">
            <w:pPr>
              <w:jc w:val="center"/>
              <w:rPr>
                <w:rFonts w:ascii="Arial" w:hAnsi="Arial" w:cs="Arial"/>
                <w:sz w:val="24"/>
              </w:rPr>
            </w:pPr>
            <w:r w:rsidRPr="00AC7861">
              <w:rPr>
                <w:rFonts w:ascii="Arial" w:hAnsi="Arial" w:cs="Arial"/>
                <w:sz w:val="24"/>
              </w:rPr>
              <w:t>2,7 (1,2 – 6,0)</w:t>
            </w:r>
          </w:p>
        </w:tc>
        <w:tc>
          <w:tcPr>
            <w:tcW w:w="1510" w:type="dxa"/>
            <w:vAlign w:val="center"/>
          </w:tcPr>
          <w:p w14:paraId="0C291E82" w14:textId="77777777" w:rsidR="00EC3D81" w:rsidRPr="00AC7861" w:rsidRDefault="00EC3D81" w:rsidP="00AC7861">
            <w:pPr>
              <w:jc w:val="center"/>
              <w:rPr>
                <w:rFonts w:ascii="Arial" w:hAnsi="Arial" w:cs="Arial"/>
                <w:sz w:val="24"/>
              </w:rPr>
            </w:pPr>
            <w:r w:rsidRPr="00AC7861">
              <w:rPr>
                <w:rFonts w:ascii="Arial" w:hAnsi="Arial" w:cs="Arial"/>
                <w:sz w:val="24"/>
              </w:rPr>
              <w:t>0,25 (0,12 – 0,50)</w:t>
            </w:r>
          </w:p>
        </w:tc>
        <w:tc>
          <w:tcPr>
            <w:tcW w:w="1511" w:type="dxa"/>
            <w:vAlign w:val="center"/>
          </w:tcPr>
          <w:p w14:paraId="2084153B" w14:textId="77777777" w:rsidR="00EC3D81" w:rsidRPr="00AC7861" w:rsidRDefault="00EC3D81" w:rsidP="00AC7861">
            <w:pPr>
              <w:jc w:val="center"/>
              <w:rPr>
                <w:rFonts w:ascii="Arial" w:hAnsi="Arial" w:cs="Arial"/>
                <w:sz w:val="24"/>
              </w:rPr>
            </w:pPr>
            <w:r w:rsidRPr="00AC7861">
              <w:rPr>
                <w:rFonts w:ascii="Arial" w:hAnsi="Arial" w:cs="Arial"/>
                <w:sz w:val="24"/>
              </w:rPr>
              <w:t>28,5 (26,0 – 30,8)</w:t>
            </w:r>
          </w:p>
        </w:tc>
      </w:tr>
      <w:tr w:rsidR="00EC3D81" w14:paraId="7BB1F235" w14:textId="77777777" w:rsidTr="00AC7861">
        <w:trPr>
          <w:jc w:val="center"/>
        </w:trPr>
        <w:tc>
          <w:tcPr>
            <w:tcW w:w="1510" w:type="dxa"/>
            <w:vAlign w:val="center"/>
          </w:tcPr>
          <w:p w14:paraId="5B0A976F" w14:textId="77777777" w:rsidR="00EC3D81" w:rsidRPr="00AC7861" w:rsidRDefault="00EC3D81" w:rsidP="00AC7861">
            <w:pPr>
              <w:rPr>
                <w:rFonts w:ascii="Arial" w:hAnsi="Arial" w:cs="Arial"/>
                <w:b/>
                <w:sz w:val="24"/>
              </w:rPr>
            </w:pPr>
            <w:r w:rsidRPr="00AC7861">
              <w:rPr>
                <w:rFonts w:ascii="Arial" w:hAnsi="Arial" w:cs="Arial"/>
                <w:b/>
                <w:sz w:val="24"/>
              </w:rPr>
              <w:t>Paraná (16)</w:t>
            </w:r>
          </w:p>
        </w:tc>
        <w:tc>
          <w:tcPr>
            <w:tcW w:w="1510" w:type="dxa"/>
            <w:vAlign w:val="center"/>
          </w:tcPr>
          <w:p w14:paraId="40607489" w14:textId="77777777" w:rsidR="00EC3D81" w:rsidRPr="00AC7861" w:rsidRDefault="00EC3D81" w:rsidP="00AC7861">
            <w:pPr>
              <w:jc w:val="center"/>
              <w:rPr>
                <w:rFonts w:ascii="Arial" w:hAnsi="Arial" w:cs="Arial"/>
                <w:sz w:val="24"/>
              </w:rPr>
            </w:pPr>
            <w:r w:rsidRPr="00AC7861">
              <w:rPr>
                <w:rFonts w:ascii="Arial" w:hAnsi="Arial" w:cs="Arial"/>
                <w:sz w:val="24"/>
              </w:rPr>
              <w:t>15,4 (9,4 – 15,0)</w:t>
            </w:r>
          </w:p>
        </w:tc>
        <w:tc>
          <w:tcPr>
            <w:tcW w:w="1510" w:type="dxa"/>
            <w:vAlign w:val="center"/>
          </w:tcPr>
          <w:p w14:paraId="4F63853C" w14:textId="77777777" w:rsidR="00EC3D81" w:rsidRPr="00AC7861" w:rsidRDefault="00EC3D81" w:rsidP="00AC7861">
            <w:pPr>
              <w:jc w:val="center"/>
              <w:rPr>
                <w:rFonts w:ascii="Arial" w:hAnsi="Arial" w:cs="Arial"/>
                <w:sz w:val="24"/>
              </w:rPr>
            </w:pPr>
            <w:r w:rsidRPr="00AC7861">
              <w:rPr>
                <w:rFonts w:ascii="Arial" w:hAnsi="Arial" w:cs="Arial"/>
                <w:sz w:val="24"/>
              </w:rPr>
              <w:t>502 (431 – 584)</w:t>
            </w:r>
          </w:p>
        </w:tc>
        <w:tc>
          <w:tcPr>
            <w:tcW w:w="1510" w:type="dxa"/>
            <w:vAlign w:val="center"/>
          </w:tcPr>
          <w:p w14:paraId="37FB23FE" w14:textId="77777777" w:rsidR="00EC3D81" w:rsidRPr="00AC7861" w:rsidRDefault="00EC3D81" w:rsidP="00AC7861">
            <w:pPr>
              <w:jc w:val="center"/>
              <w:rPr>
                <w:rFonts w:ascii="Arial" w:hAnsi="Arial" w:cs="Arial"/>
                <w:sz w:val="24"/>
              </w:rPr>
            </w:pPr>
            <w:r w:rsidRPr="00AC7861">
              <w:rPr>
                <w:rFonts w:ascii="Arial" w:hAnsi="Arial" w:cs="Arial"/>
                <w:sz w:val="24"/>
              </w:rPr>
              <w:t>2,2 (0,8 – 5,2)</w:t>
            </w:r>
          </w:p>
        </w:tc>
        <w:tc>
          <w:tcPr>
            <w:tcW w:w="1510" w:type="dxa"/>
            <w:vAlign w:val="center"/>
          </w:tcPr>
          <w:p w14:paraId="38A08EE8" w14:textId="77777777" w:rsidR="00EC3D81" w:rsidRPr="00AC7861" w:rsidRDefault="00EC3D81" w:rsidP="00AC7861">
            <w:pPr>
              <w:jc w:val="center"/>
              <w:rPr>
                <w:rFonts w:ascii="Arial" w:hAnsi="Arial" w:cs="Arial"/>
                <w:sz w:val="24"/>
              </w:rPr>
            </w:pPr>
            <w:r w:rsidRPr="00AC7861">
              <w:rPr>
                <w:rFonts w:ascii="Arial" w:hAnsi="Arial" w:cs="Arial"/>
                <w:sz w:val="24"/>
              </w:rPr>
              <w:t>0,20 (0,10 – 0,52)</w:t>
            </w:r>
          </w:p>
        </w:tc>
        <w:tc>
          <w:tcPr>
            <w:tcW w:w="1511" w:type="dxa"/>
            <w:vAlign w:val="center"/>
          </w:tcPr>
          <w:p w14:paraId="029726A3" w14:textId="77777777" w:rsidR="00EC3D81" w:rsidRPr="00AC7861" w:rsidRDefault="00EC3D81" w:rsidP="00AC7861">
            <w:pPr>
              <w:jc w:val="center"/>
              <w:rPr>
                <w:rFonts w:ascii="Arial" w:hAnsi="Arial" w:cs="Arial"/>
                <w:sz w:val="24"/>
              </w:rPr>
            </w:pPr>
            <w:r w:rsidRPr="00AC7861">
              <w:rPr>
                <w:rFonts w:ascii="Arial" w:hAnsi="Arial" w:cs="Arial"/>
                <w:sz w:val="24"/>
              </w:rPr>
              <w:t>30,2 (29,6 – 31,3)</w:t>
            </w:r>
          </w:p>
        </w:tc>
      </w:tr>
      <w:tr w:rsidR="00EC3D81" w14:paraId="3AD813D4" w14:textId="77777777" w:rsidTr="00AC7861">
        <w:trPr>
          <w:jc w:val="center"/>
        </w:trPr>
        <w:tc>
          <w:tcPr>
            <w:tcW w:w="1510" w:type="dxa"/>
            <w:vAlign w:val="center"/>
          </w:tcPr>
          <w:p w14:paraId="74A5E7E5" w14:textId="77777777" w:rsidR="00EC3D81" w:rsidRPr="00AC7861" w:rsidRDefault="00EC3D81" w:rsidP="00AC7861">
            <w:pPr>
              <w:rPr>
                <w:rFonts w:ascii="Arial" w:hAnsi="Arial" w:cs="Arial"/>
                <w:b/>
                <w:sz w:val="24"/>
              </w:rPr>
            </w:pPr>
            <w:r w:rsidRPr="00AC7861">
              <w:rPr>
                <w:rFonts w:ascii="Arial" w:hAnsi="Arial" w:cs="Arial"/>
                <w:b/>
                <w:sz w:val="24"/>
              </w:rPr>
              <w:t>Mato Grosso do Sul (147)</w:t>
            </w:r>
          </w:p>
        </w:tc>
        <w:tc>
          <w:tcPr>
            <w:tcW w:w="1510" w:type="dxa"/>
            <w:vAlign w:val="center"/>
          </w:tcPr>
          <w:p w14:paraId="1BBE2AB7" w14:textId="77777777" w:rsidR="00EC3D81" w:rsidRPr="00AC7861" w:rsidRDefault="00EC3D81" w:rsidP="00AC7861">
            <w:pPr>
              <w:jc w:val="center"/>
              <w:rPr>
                <w:rFonts w:ascii="Arial" w:hAnsi="Arial" w:cs="Arial"/>
                <w:sz w:val="24"/>
              </w:rPr>
            </w:pPr>
            <w:r w:rsidRPr="00AC7861">
              <w:rPr>
                <w:rFonts w:ascii="Arial" w:hAnsi="Arial" w:cs="Arial"/>
                <w:sz w:val="24"/>
              </w:rPr>
              <w:t>8,2 (4,0 – 9,6)</w:t>
            </w:r>
          </w:p>
        </w:tc>
        <w:tc>
          <w:tcPr>
            <w:tcW w:w="1510" w:type="dxa"/>
            <w:vAlign w:val="center"/>
          </w:tcPr>
          <w:p w14:paraId="69795EF5" w14:textId="77777777" w:rsidR="00EC3D81" w:rsidRPr="00AC7861" w:rsidRDefault="00EC3D81" w:rsidP="00AC7861">
            <w:pPr>
              <w:jc w:val="center"/>
              <w:rPr>
                <w:rFonts w:ascii="Arial" w:hAnsi="Arial" w:cs="Arial"/>
                <w:sz w:val="24"/>
              </w:rPr>
            </w:pPr>
            <w:r w:rsidRPr="00AC7861">
              <w:rPr>
                <w:rFonts w:ascii="Arial" w:hAnsi="Arial" w:cs="Arial"/>
                <w:sz w:val="24"/>
              </w:rPr>
              <w:t>489 (420 – 483)</w:t>
            </w:r>
          </w:p>
        </w:tc>
        <w:tc>
          <w:tcPr>
            <w:tcW w:w="1510" w:type="dxa"/>
            <w:vAlign w:val="center"/>
          </w:tcPr>
          <w:p w14:paraId="703CCAD9" w14:textId="77777777" w:rsidR="00EC3D81" w:rsidRPr="00AC7861" w:rsidRDefault="00EC3D81" w:rsidP="00AC7861">
            <w:pPr>
              <w:jc w:val="center"/>
              <w:rPr>
                <w:rFonts w:ascii="Arial" w:hAnsi="Arial" w:cs="Arial"/>
                <w:sz w:val="24"/>
              </w:rPr>
            </w:pPr>
            <w:r w:rsidRPr="00AC7861">
              <w:rPr>
                <w:rFonts w:ascii="Arial" w:hAnsi="Arial" w:cs="Arial"/>
                <w:sz w:val="24"/>
              </w:rPr>
              <w:t>2,9 (0,9 – 6,8)</w:t>
            </w:r>
          </w:p>
        </w:tc>
        <w:tc>
          <w:tcPr>
            <w:tcW w:w="1510" w:type="dxa"/>
            <w:vAlign w:val="center"/>
          </w:tcPr>
          <w:p w14:paraId="673ECB9C" w14:textId="77777777" w:rsidR="00EC3D81" w:rsidRPr="00AC7861" w:rsidRDefault="00EC3D81" w:rsidP="00AC7861">
            <w:pPr>
              <w:jc w:val="center"/>
              <w:rPr>
                <w:rFonts w:ascii="Arial" w:hAnsi="Arial" w:cs="Arial"/>
                <w:sz w:val="24"/>
              </w:rPr>
            </w:pPr>
            <w:r w:rsidRPr="00AC7861">
              <w:rPr>
                <w:rFonts w:ascii="Arial" w:hAnsi="Arial" w:cs="Arial"/>
                <w:sz w:val="24"/>
              </w:rPr>
              <w:t>0,25 (0,07 – 0,50)</w:t>
            </w:r>
          </w:p>
        </w:tc>
        <w:tc>
          <w:tcPr>
            <w:tcW w:w="1511" w:type="dxa"/>
            <w:vAlign w:val="center"/>
          </w:tcPr>
          <w:p w14:paraId="6F160559" w14:textId="77777777" w:rsidR="00EC3D81" w:rsidRPr="00AC7861" w:rsidRDefault="00EC3D81" w:rsidP="00AC7861">
            <w:pPr>
              <w:jc w:val="center"/>
              <w:rPr>
                <w:rFonts w:ascii="Arial" w:hAnsi="Arial" w:cs="Arial"/>
                <w:sz w:val="24"/>
              </w:rPr>
            </w:pPr>
            <w:r w:rsidRPr="00AC7861">
              <w:rPr>
                <w:rFonts w:ascii="Arial" w:hAnsi="Arial" w:cs="Arial"/>
                <w:sz w:val="24"/>
              </w:rPr>
              <w:t>29,1 (27,1 – 31,0)</w:t>
            </w:r>
          </w:p>
        </w:tc>
      </w:tr>
      <w:bookmarkEnd w:id="94"/>
    </w:tbl>
    <w:p w14:paraId="67FC22F1" w14:textId="77777777" w:rsidR="00EC3D81" w:rsidRDefault="00EC3D81" w:rsidP="00EC3D81">
      <w:pPr>
        <w:pStyle w:val="Legenda"/>
        <w:spacing w:line="360" w:lineRule="auto"/>
        <w:jc w:val="center"/>
        <w:rPr>
          <w:ins w:id="95" w:author="Eder da Silva Ramos" w:date="2025-06-05T11:22:00Z"/>
          <w:rFonts w:ascii="Arial" w:hAnsi="Arial" w:cs="Arial"/>
          <w:i w:val="0"/>
          <w:color w:val="auto"/>
          <w:sz w:val="20"/>
        </w:rPr>
      </w:pPr>
    </w:p>
    <w:p w14:paraId="565F28B6" w14:textId="77777777" w:rsidR="000A0BDF" w:rsidRPr="000A0BDF" w:rsidRDefault="000A0BDF" w:rsidP="00E75324">
      <w:pPr>
        <w:pStyle w:val="NormalWeb"/>
        <w:spacing w:line="360" w:lineRule="auto"/>
        <w:ind w:firstLine="708"/>
        <w:jc w:val="both"/>
        <w:rPr>
          <w:ins w:id="96" w:author="Eder da Silva Ramos" w:date="2025-06-02T16:46:00Z"/>
          <w:rFonts w:ascii="Arial" w:hAnsi="Arial" w:cs="Arial"/>
          <w:rPrChange w:id="97" w:author="Eder da Silva Ramos" w:date="2025-06-02T16:47:00Z">
            <w:rPr>
              <w:ins w:id="98" w:author="Eder da Silva Ramos" w:date="2025-06-02T16:46:00Z"/>
            </w:rPr>
          </w:rPrChange>
        </w:rPr>
        <w:pPrChange w:id="99" w:author="Eder da Silva Ramos" w:date="2025-06-02T16:47:00Z">
          <w:pPr>
            <w:pStyle w:val="NormalWeb"/>
          </w:pPr>
        </w:pPrChange>
      </w:pPr>
      <w:ins w:id="100" w:author="Eder da Silva Ramos" w:date="2025-06-02T16:46:00Z">
        <w:r w:rsidRPr="000A0BDF">
          <w:rPr>
            <w:rFonts w:ascii="Arial" w:hAnsi="Arial" w:cs="Arial"/>
            <w:rPrChange w:id="101" w:author="Eder da Silva Ramos" w:date="2025-06-02T16:47:00Z">
              <w:rPr/>
            </w:rPrChange>
          </w:rPr>
          <w:t xml:space="preserve">O Paraná apresentou os menores valores de extrativos em acetona (2,2%) e em diclorometano (0,20%), enquanto Minas Gerais registrou teores mais elevados, de 2,7% e 0,25%, respectivamente. </w:t>
        </w:r>
      </w:ins>
    </w:p>
    <w:p w14:paraId="1BA9A8EF" w14:textId="77777777" w:rsidR="000A0BDF" w:rsidRPr="000A0BDF" w:rsidRDefault="000A0BDF" w:rsidP="00E75324">
      <w:pPr>
        <w:pStyle w:val="NormalWeb"/>
        <w:spacing w:line="360" w:lineRule="auto"/>
        <w:ind w:firstLine="708"/>
        <w:jc w:val="both"/>
        <w:rPr>
          <w:ins w:id="102" w:author="Eder da Silva Ramos" w:date="2025-06-02T16:46:00Z"/>
          <w:rFonts w:ascii="Arial" w:hAnsi="Arial" w:cs="Arial"/>
          <w:rPrChange w:id="103" w:author="Eder da Silva Ramos" w:date="2025-06-02T16:47:00Z">
            <w:rPr>
              <w:ins w:id="104" w:author="Eder da Silva Ramos" w:date="2025-06-02T16:46:00Z"/>
            </w:rPr>
          </w:rPrChange>
        </w:rPr>
        <w:pPrChange w:id="105" w:author="Eder da Silva Ramos" w:date="2025-06-02T16:47:00Z">
          <w:pPr>
            <w:pStyle w:val="NormalWeb"/>
          </w:pPr>
        </w:pPrChange>
      </w:pPr>
      <w:ins w:id="106" w:author="Eder da Silva Ramos" w:date="2025-06-02T16:46:00Z">
        <w:r w:rsidRPr="000A0BDF">
          <w:rPr>
            <w:rFonts w:ascii="Arial" w:hAnsi="Arial" w:cs="Arial"/>
            <w:rPrChange w:id="107" w:author="Eder da Silva Ramos" w:date="2025-06-02T16:47:00Z">
              <w:rPr/>
            </w:rPrChange>
          </w:rPr>
          <w:t>Dessa forma, a madeira proveniente do Paraná mostra-se mais adequada ao processo de produção de celulose, com menor interferência dos extrativos. A escolha de fontes com esse perfil pode trazer ganhos operacionais significativos, enquanto materiais com alto teor de extrativos, como os de Minas Gerais, demandam estratégias de mitigação para não comprometer o desempenho fabril.</w:t>
        </w:r>
      </w:ins>
    </w:p>
    <w:p w14:paraId="5632DA0D" w14:textId="77777777" w:rsidR="000A0BDF" w:rsidRPr="000A0BDF" w:rsidRDefault="000A0BDF">
      <w:pPr>
        <w:rPr>
          <w:rPrChange w:id="108" w:author="Eder da Silva Ramos" w:date="2025-06-02T16:46:00Z">
            <w:rPr>
              <w:rFonts w:ascii="Arial" w:hAnsi="Arial" w:cs="Arial"/>
              <w:sz w:val="20"/>
            </w:rPr>
          </w:rPrChange>
        </w:rPr>
        <w:pPrChange w:id="109" w:author="Eder da Silva Ramos" w:date="2025-06-02T16:46:00Z">
          <w:pPr>
            <w:pStyle w:val="Legenda"/>
            <w:spacing w:line="360" w:lineRule="auto"/>
            <w:jc w:val="both"/>
          </w:pPr>
        </w:pPrChange>
      </w:pPr>
    </w:p>
    <w:p w14:paraId="42CD99A9" w14:textId="7967B1B0" w:rsidR="00C95439" w:rsidRPr="00C95439" w:rsidRDefault="00C95439" w:rsidP="00C95439">
      <w:pPr>
        <w:pStyle w:val="Legenda"/>
        <w:keepNext/>
        <w:jc w:val="center"/>
        <w:rPr>
          <w:rFonts w:ascii="Arial" w:hAnsi="Arial" w:cs="Arial"/>
          <w:i w:val="0"/>
          <w:color w:val="auto"/>
          <w:sz w:val="20"/>
        </w:rPr>
      </w:pPr>
      <w:bookmarkStart w:id="110" w:name="_Toc200031389"/>
      <w:r w:rsidRPr="00C95439">
        <w:rPr>
          <w:rFonts w:ascii="Arial" w:hAnsi="Arial" w:cs="Arial"/>
          <w:i w:val="0"/>
          <w:color w:val="auto"/>
          <w:sz w:val="20"/>
        </w:rPr>
        <w:t xml:space="preserve">Tabela </w:t>
      </w:r>
      <w:r w:rsidRPr="00C95439">
        <w:rPr>
          <w:rFonts w:ascii="Arial" w:hAnsi="Arial" w:cs="Arial"/>
          <w:i w:val="0"/>
          <w:color w:val="auto"/>
          <w:sz w:val="20"/>
        </w:rPr>
        <w:fldChar w:fldCharType="begin"/>
      </w:r>
      <w:r w:rsidRPr="00C95439">
        <w:rPr>
          <w:rFonts w:ascii="Arial" w:hAnsi="Arial" w:cs="Arial"/>
          <w:i w:val="0"/>
          <w:color w:val="auto"/>
          <w:sz w:val="20"/>
        </w:rPr>
        <w:instrText xml:space="preserve"> SEQ Tabela \* ARABIC </w:instrText>
      </w:r>
      <w:r w:rsidRPr="00C95439">
        <w:rPr>
          <w:rFonts w:ascii="Arial" w:hAnsi="Arial" w:cs="Arial"/>
          <w:i w:val="0"/>
          <w:color w:val="auto"/>
          <w:sz w:val="20"/>
        </w:rPr>
        <w:fldChar w:fldCharType="separate"/>
      </w:r>
      <w:r w:rsidR="001F67B5">
        <w:rPr>
          <w:rFonts w:ascii="Arial" w:hAnsi="Arial" w:cs="Arial"/>
          <w:i w:val="0"/>
          <w:noProof/>
          <w:color w:val="auto"/>
          <w:sz w:val="20"/>
        </w:rPr>
        <w:t>7</w:t>
      </w:r>
      <w:r w:rsidRPr="00C95439">
        <w:rPr>
          <w:rFonts w:ascii="Arial" w:hAnsi="Arial" w:cs="Arial"/>
          <w:i w:val="0"/>
          <w:color w:val="auto"/>
          <w:sz w:val="20"/>
        </w:rPr>
        <w:fldChar w:fldCharType="end"/>
      </w:r>
      <w:r w:rsidRPr="00C95439">
        <w:rPr>
          <w:rFonts w:ascii="Arial" w:hAnsi="Arial" w:cs="Arial"/>
          <w:i w:val="0"/>
          <w:color w:val="auto"/>
          <w:sz w:val="20"/>
        </w:rPr>
        <w:t>. Resultados da Polpação de Madeira Fora do Estado de São Paulo.</w:t>
      </w:r>
      <w:bookmarkEnd w:id="110"/>
    </w:p>
    <w:tbl>
      <w:tblPr>
        <w:tblStyle w:val="Tabelacomgrade"/>
        <w:tblW w:w="0" w:type="auto"/>
        <w:jc w:val="center"/>
        <w:tblLook w:val="04A0" w:firstRow="1" w:lastRow="0" w:firstColumn="1" w:lastColumn="0" w:noHBand="0" w:noVBand="1"/>
      </w:tblPr>
      <w:tblGrid>
        <w:gridCol w:w="2265"/>
        <w:gridCol w:w="2265"/>
        <w:gridCol w:w="2265"/>
        <w:gridCol w:w="2266"/>
      </w:tblGrid>
      <w:tr w:rsidR="00C95439" w14:paraId="689B13FC" w14:textId="77777777" w:rsidTr="00AC7861">
        <w:trPr>
          <w:jc w:val="center"/>
        </w:trPr>
        <w:tc>
          <w:tcPr>
            <w:tcW w:w="2265" w:type="dxa"/>
            <w:vAlign w:val="center"/>
          </w:tcPr>
          <w:p w14:paraId="1DE334AB" w14:textId="77777777" w:rsidR="00C95439" w:rsidRPr="00AC7861" w:rsidRDefault="00C95439" w:rsidP="00AC7861">
            <w:pPr>
              <w:jc w:val="center"/>
              <w:rPr>
                <w:rFonts w:ascii="Arial" w:hAnsi="Arial" w:cs="Arial"/>
                <w:b/>
                <w:sz w:val="24"/>
              </w:rPr>
            </w:pPr>
            <w:r w:rsidRPr="00AC7861">
              <w:rPr>
                <w:rFonts w:ascii="Arial" w:hAnsi="Arial" w:cs="Arial"/>
                <w:b/>
                <w:sz w:val="24"/>
              </w:rPr>
              <w:t>Material Genético (nº de amostras)</w:t>
            </w:r>
          </w:p>
        </w:tc>
        <w:tc>
          <w:tcPr>
            <w:tcW w:w="2265" w:type="dxa"/>
            <w:vAlign w:val="center"/>
          </w:tcPr>
          <w:p w14:paraId="30684D2D" w14:textId="77777777" w:rsidR="00C95439" w:rsidRPr="00AC7861" w:rsidRDefault="00C95439" w:rsidP="00AC7861">
            <w:pPr>
              <w:jc w:val="center"/>
              <w:rPr>
                <w:rFonts w:ascii="Arial" w:hAnsi="Arial" w:cs="Arial"/>
                <w:b/>
                <w:sz w:val="24"/>
              </w:rPr>
            </w:pPr>
            <w:r w:rsidRPr="00AC7861">
              <w:rPr>
                <w:rFonts w:ascii="Arial" w:hAnsi="Arial" w:cs="Arial"/>
                <w:b/>
                <w:sz w:val="24"/>
              </w:rPr>
              <w:t>Carga de EA na Madeira (%)</w:t>
            </w:r>
          </w:p>
        </w:tc>
        <w:tc>
          <w:tcPr>
            <w:tcW w:w="2265" w:type="dxa"/>
            <w:vAlign w:val="center"/>
          </w:tcPr>
          <w:p w14:paraId="2C659502" w14:textId="77777777" w:rsidR="00C95439" w:rsidRPr="00AC7861" w:rsidRDefault="00C95439" w:rsidP="00AC7861">
            <w:pPr>
              <w:jc w:val="center"/>
              <w:rPr>
                <w:rFonts w:ascii="Arial" w:hAnsi="Arial" w:cs="Arial"/>
                <w:b/>
                <w:sz w:val="24"/>
              </w:rPr>
            </w:pPr>
            <w:r w:rsidRPr="00AC7861">
              <w:rPr>
                <w:rFonts w:ascii="Arial" w:hAnsi="Arial" w:cs="Arial"/>
                <w:b/>
                <w:sz w:val="24"/>
              </w:rPr>
              <w:t>Rendimento em Polpa (%)</w:t>
            </w:r>
          </w:p>
        </w:tc>
        <w:tc>
          <w:tcPr>
            <w:tcW w:w="2266" w:type="dxa"/>
            <w:vAlign w:val="center"/>
          </w:tcPr>
          <w:p w14:paraId="50124983" w14:textId="77777777" w:rsidR="00C95439" w:rsidRPr="00AC7861" w:rsidRDefault="00C95439" w:rsidP="00AC7861">
            <w:pPr>
              <w:jc w:val="center"/>
              <w:rPr>
                <w:rFonts w:ascii="Arial" w:hAnsi="Arial" w:cs="Arial"/>
                <w:b/>
                <w:sz w:val="24"/>
              </w:rPr>
            </w:pPr>
            <w:r w:rsidRPr="00AC7861">
              <w:rPr>
                <w:rFonts w:ascii="Arial" w:hAnsi="Arial" w:cs="Arial"/>
                <w:b/>
                <w:sz w:val="24"/>
              </w:rPr>
              <w:t>Sólidos da Fábrica (</w:t>
            </w:r>
            <w:proofErr w:type="spellStart"/>
            <w:r w:rsidRPr="00AC7861">
              <w:rPr>
                <w:rFonts w:ascii="Arial" w:hAnsi="Arial" w:cs="Arial"/>
                <w:b/>
                <w:sz w:val="24"/>
              </w:rPr>
              <w:t>tds</w:t>
            </w:r>
            <w:proofErr w:type="spellEnd"/>
            <w:r w:rsidRPr="00AC7861">
              <w:rPr>
                <w:rFonts w:ascii="Arial" w:hAnsi="Arial" w:cs="Arial"/>
                <w:b/>
                <w:sz w:val="24"/>
              </w:rPr>
              <w:t>/</w:t>
            </w:r>
            <w:proofErr w:type="spellStart"/>
            <w:r w:rsidRPr="00AC7861">
              <w:rPr>
                <w:rFonts w:ascii="Arial" w:hAnsi="Arial" w:cs="Arial"/>
                <w:b/>
                <w:sz w:val="24"/>
              </w:rPr>
              <w:t>adt</w:t>
            </w:r>
            <w:proofErr w:type="spellEnd"/>
            <w:r w:rsidRPr="00AC7861">
              <w:rPr>
                <w:rFonts w:ascii="Arial" w:hAnsi="Arial" w:cs="Arial"/>
                <w:b/>
                <w:sz w:val="24"/>
              </w:rPr>
              <w:t>)</w:t>
            </w:r>
          </w:p>
        </w:tc>
      </w:tr>
      <w:tr w:rsidR="00C95439" w14:paraId="1232596D" w14:textId="77777777" w:rsidTr="00AC7861">
        <w:trPr>
          <w:jc w:val="center"/>
        </w:trPr>
        <w:tc>
          <w:tcPr>
            <w:tcW w:w="2265" w:type="dxa"/>
            <w:vAlign w:val="center"/>
          </w:tcPr>
          <w:p w14:paraId="205A8BE2" w14:textId="77777777" w:rsidR="00C95439" w:rsidRPr="00AC7861" w:rsidRDefault="00C95439" w:rsidP="00AC7861">
            <w:pPr>
              <w:rPr>
                <w:rFonts w:ascii="Arial" w:hAnsi="Arial" w:cs="Arial"/>
                <w:b/>
                <w:sz w:val="24"/>
              </w:rPr>
            </w:pPr>
            <w:r w:rsidRPr="00AC7861">
              <w:rPr>
                <w:rFonts w:ascii="Arial" w:hAnsi="Arial" w:cs="Arial"/>
                <w:b/>
                <w:sz w:val="24"/>
              </w:rPr>
              <w:t>Goiás (15)</w:t>
            </w:r>
          </w:p>
        </w:tc>
        <w:tc>
          <w:tcPr>
            <w:tcW w:w="2265" w:type="dxa"/>
            <w:vAlign w:val="center"/>
          </w:tcPr>
          <w:p w14:paraId="4CB50EB4" w14:textId="77777777" w:rsidR="00C95439" w:rsidRPr="00AC7861" w:rsidRDefault="00C95439" w:rsidP="00AC7861">
            <w:pPr>
              <w:jc w:val="center"/>
              <w:rPr>
                <w:rFonts w:ascii="Arial" w:hAnsi="Arial" w:cs="Arial"/>
                <w:sz w:val="24"/>
              </w:rPr>
            </w:pPr>
            <w:r w:rsidRPr="00AC7861">
              <w:rPr>
                <w:rFonts w:ascii="Arial" w:hAnsi="Arial" w:cs="Arial"/>
                <w:sz w:val="24"/>
              </w:rPr>
              <w:t>18,7 (18,3 – 19,5)</w:t>
            </w:r>
          </w:p>
        </w:tc>
        <w:tc>
          <w:tcPr>
            <w:tcW w:w="2265" w:type="dxa"/>
            <w:vAlign w:val="center"/>
          </w:tcPr>
          <w:p w14:paraId="5901F2AB" w14:textId="77777777" w:rsidR="00C95439" w:rsidRPr="00AC7861" w:rsidRDefault="00C95439" w:rsidP="00AC7861">
            <w:pPr>
              <w:jc w:val="center"/>
              <w:rPr>
                <w:rFonts w:ascii="Arial" w:hAnsi="Arial" w:cs="Arial"/>
                <w:sz w:val="24"/>
              </w:rPr>
            </w:pPr>
            <w:r w:rsidRPr="00AC7861">
              <w:rPr>
                <w:rFonts w:ascii="Arial" w:hAnsi="Arial" w:cs="Arial"/>
                <w:sz w:val="24"/>
              </w:rPr>
              <w:t>52,3 (51,4 – 52,7)</w:t>
            </w:r>
          </w:p>
        </w:tc>
        <w:tc>
          <w:tcPr>
            <w:tcW w:w="2266" w:type="dxa"/>
            <w:vAlign w:val="center"/>
          </w:tcPr>
          <w:p w14:paraId="3AC77DD0" w14:textId="77777777" w:rsidR="00C95439" w:rsidRPr="00AC7861" w:rsidRDefault="00C95439" w:rsidP="00AC7861">
            <w:pPr>
              <w:jc w:val="center"/>
              <w:rPr>
                <w:rFonts w:ascii="Arial" w:hAnsi="Arial" w:cs="Arial"/>
                <w:sz w:val="24"/>
              </w:rPr>
            </w:pPr>
            <w:r w:rsidRPr="00AC7861">
              <w:rPr>
                <w:rFonts w:ascii="Arial" w:hAnsi="Arial" w:cs="Arial"/>
                <w:sz w:val="24"/>
              </w:rPr>
              <w:t>1,53 (1,49 – 1,59)</w:t>
            </w:r>
          </w:p>
        </w:tc>
      </w:tr>
      <w:tr w:rsidR="00C95439" w14:paraId="4048A08F" w14:textId="77777777" w:rsidTr="00AC7861">
        <w:trPr>
          <w:jc w:val="center"/>
        </w:trPr>
        <w:tc>
          <w:tcPr>
            <w:tcW w:w="2265" w:type="dxa"/>
            <w:vAlign w:val="center"/>
          </w:tcPr>
          <w:p w14:paraId="309D5B4D" w14:textId="77777777" w:rsidR="00C95439" w:rsidRPr="00AC7861" w:rsidRDefault="00C95439" w:rsidP="00AC7861">
            <w:pPr>
              <w:rPr>
                <w:rFonts w:ascii="Arial" w:hAnsi="Arial" w:cs="Arial"/>
                <w:b/>
                <w:sz w:val="24"/>
              </w:rPr>
            </w:pPr>
            <w:r w:rsidRPr="00AC7861">
              <w:rPr>
                <w:rFonts w:ascii="Arial" w:hAnsi="Arial" w:cs="Arial"/>
                <w:b/>
                <w:sz w:val="24"/>
              </w:rPr>
              <w:t>Minas Gerais (10)</w:t>
            </w:r>
          </w:p>
        </w:tc>
        <w:tc>
          <w:tcPr>
            <w:tcW w:w="2265" w:type="dxa"/>
            <w:vAlign w:val="center"/>
          </w:tcPr>
          <w:p w14:paraId="1FC4755D" w14:textId="77777777" w:rsidR="00C95439" w:rsidRPr="00AC7861" w:rsidRDefault="00C95439" w:rsidP="00AC7861">
            <w:pPr>
              <w:jc w:val="center"/>
              <w:rPr>
                <w:rFonts w:ascii="Arial" w:hAnsi="Arial" w:cs="Arial"/>
                <w:sz w:val="24"/>
              </w:rPr>
            </w:pPr>
            <w:r w:rsidRPr="00AC7861">
              <w:rPr>
                <w:rFonts w:ascii="Arial" w:hAnsi="Arial" w:cs="Arial"/>
                <w:sz w:val="24"/>
              </w:rPr>
              <w:t>18,7 (17,1 – 21,5)</w:t>
            </w:r>
          </w:p>
        </w:tc>
        <w:tc>
          <w:tcPr>
            <w:tcW w:w="2265" w:type="dxa"/>
            <w:vAlign w:val="center"/>
          </w:tcPr>
          <w:p w14:paraId="4ED722D6" w14:textId="77777777" w:rsidR="00C95439" w:rsidRPr="00AC7861" w:rsidRDefault="00C95439" w:rsidP="00AC7861">
            <w:pPr>
              <w:jc w:val="center"/>
              <w:rPr>
                <w:rFonts w:ascii="Arial" w:hAnsi="Arial" w:cs="Arial"/>
                <w:sz w:val="24"/>
              </w:rPr>
            </w:pPr>
            <w:r w:rsidRPr="00AC7861">
              <w:rPr>
                <w:rFonts w:ascii="Arial" w:hAnsi="Arial" w:cs="Arial"/>
                <w:sz w:val="24"/>
              </w:rPr>
              <w:t>52,9 (48,4 – 55,9)</w:t>
            </w:r>
          </w:p>
        </w:tc>
        <w:tc>
          <w:tcPr>
            <w:tcW w:w="2266" w:type="dxa"/>
            <w:vAlign w:val="center"/>
          </w:tcPr>
          <w:p w14:paraId="2E605278" w14:textId="77777777" w:rsidR="00C95439" w:rsidRPr="00AC7861" w:rsidRDefault="00C95439" w:rsidP="00AC7861">
            <w:pPr>
              <w:jc w:val="center"/>
              <w:rPr>
                <w:rFonts w:ascii="Arial" w:hAnsi="Arial" w:cs="Arial"/>
                <w:sz w:val="24"/>
              </w:rPr>
            </w:pPr>
            <w:r w:rsidRPr="00AC7861">
              <w:rPr>
                <w:rFonts w:ascii="Arial" w:hAnsi="Arial" w:cs="Arial"/>
                <w:sz w:val="24"/>
              </w:rPr>
              <w:t>1,51 (1,35 – 1,81)</w:t>
            </w:r>
          </w:p>
        </w:tc>
      </w:tr>
      <w:tr w:rsidR="00C95439" w14:paraId="001D09DE" w14:textId="77777777" w:rsidTr="00AC7861">
        <w:trPr>
          <w:jc w:val="center"/>
        </w:trPr>
        <w:tc>
          <w:tcPr>
            <w:tcW w:w="2265" w:type="dxa"/>
            <w:vAlign w:val="center"/>
          </w:tcPr>
          <w:p w14:paraId="3D44550F" w14:textId="77777777" w:rsidR="00C95439" w:rsidRPr="00AC7861" w:rsidRDefault="00C95439" w:rsidP="00AC7861">
            <w:pPr>
              <w:rPr>
                <w:rFonts w:ascii="Arial" w:hAnsi="Arial" w:cs="Arial"/>
                <w:b/>
                <w:sz w:val="24"/>
              </w:rPr>
            </w:pPr>
            <w:r w:rsidRPr="00AC7861">
              <w:rPr>
                <w:rFonts w:ascii="Arial" w:hAnsi="Arial" w:cs="Arial"/>
                <w:b/>
                <w:sz w:val="24"/>
              </w:rPr>
              <w:t>Paraná (16)</w:t>
            </w:r>
          </w:p>
        </w:tc>
        <w:tc>
          <w:tcPr>
            <w:tcW w:w="2265" w:type="dxa"/>
            <w:vAlign w:val="center"/>
          </w:tcPr>
          <w:p w14:paraId="017FE264" w14:textId="77777777" w:rsidR="00C95439" w:rsidRPr="00AC7861" w:rsidRDefault="00C95439" w:rsidP="00AC7861">
            <w:pPr>
              <w:jc w:val="center"/>
              <w:rPr>
                <w:rFonts w:ascii="Arial" w:hAnsi="Arial" w:cs="Arial"/>
                <w:sz w:val="24"/>
              </w:rPr>
            </w:pPr>
            <w:r w:rsidRPr="00AC7861">
              <w:rPr>
                <w:rFonts w:ascii="Arial" w:hAnsi="Arial" w:cs="Arial"/>
                <w:sz w:val="24"/>
              </w:rPr>
              <w:t>18,7 (18,1 – 19,3)</w:t>
            </w:r>
          </w:p>
        </w:tc>
        <w:tc>
          <w:tcPr>
            <w:tcW w:w="2265" w:type="dxa"/>
            <w:vAlign w:val="center"/>
          </w:tcPr>
          <w:p w14:paraId="221CC3D0" w14:textId="77777777" w:rsidR="00C95439" w:rsidRPr="00AC7861" w:rsidRDefault="00C95439" w:rsidP="00AC7861">
            <w:pPr>
              <w:jc w:val="center"/>
              <w:rPr>
                <w:rFonts w:ascii="Arial" w:hAnsi="Arial" w:cs="Arial"/>
                <w:sz w:val="24"/>
              </w:rPr>
            </w:pPr>
            <w:r w:rsidRPr="00AC7861">
              <w:rPr>
                <w:rFonts w:ascii="Arial" w:hAnsi="Arial" w:cs="Arial"/>
                <w:sz w:val="24"/>
              </w:rPr>
              <w:t>53,6 (51,0 – 56,1)</w:t>
            </w:r>
          </w:p>
        </w:tc>
        <w:tc>
          <w:tcPr>
            <w:tcW w:w="2266" w:type="dxa"/>
            <w:vAlign w:val="center"/>
          </w:tcPr>
          <w:p w14:paraId="4490BFDB" w14:textId="77777777" w:rsidR="00C95439" w:rsidRPr="00AC7861" w:rsidRDefault="00C95439" w:rsidP="00AC7861">
            <w:pPr>
              <w:jc w:val="center"/>
              <w:rPr>
                <w:rFonts w:ascii="Arial" w:hAnsi="Arial" w:cs="Arial"/>
                <w:sz w:val="24"/>
              </w:rPr>
            </w:pPr>
            <w:r w:rsidRPr="00AC7861">
              <w:rPr>
                <w:rFonts w:ascii="Arial" w:hAnsi="Arial" w:cs="Arial"/>
                <w:sz w:val="24"/>
              </w:rPr>
              <w:t>1,48 (1,35 – 1,63)</w:t>
            </w:r>
          </w:p>
        </w:tc>
      </w:tr>
      <w:tr w:rsidR="00C95439" w14:paraId="0864A22E" w14:textId="77777777" w:rsidTr="00AC7861">
        <w:trPr>
          <w:jc w:val="center"/>
        </w:trPr>
        <w:tc>
          <w:tcPr>
            <w:tcW w:w="2265" w:type="dxa"/>
            <w:vAlign w:val="center"/>
          </w:tcPr>
          <w:p w14:paraId="75104896" w14:textId="77777777" w:rsidR="00C95439" w:rsidRPr="00AC7861" w:rsidRDefault="00C95439" w:rsidP="00AC7861">
            <w:pPr>
              <w:rPr>
                <w:rFonts w:ascii="Arial" w:hAnsi="Arial" w:cs="Arial"/>
                <w:b/>
                <w:sz w:val="24"/>
              </w:rPr>
            </w:pPr>
            <w:r w:rsidRPr="00AC7861">
              <w:rPr>
                <w:rFonts w:ascii="Arial" w:hAnsi="Arial" w:cs="Arial"/>
                <w:b/>
                <w:sz w:val="24"/>
              </w:rPr>
              <w:t>Mato Grosso do Sul (147)</w:t>
            </w:r>
          </w:p>
        </w:tc>
        <w:tc>
          <w:tcPr>
            <w:tcW w:w="2265" w:type="dxa"/>
            <w:vAlign w:val="center"/>
          </w:tcPr>
          <w:p w14:paraId="0CBD9284" w14:textId="77777777" w:rsidR="00C95439" w:rsidRPr="00AC7861" w:rsidRDefault="00C95439" w:rsidP="00AC7861">
            <w:pPr>
              <w:jc w:val="center"/>
              <w:rPr>
                <w:rFonts w:ascii="Arial" w:hAnsi="Arial" w:cs="Arial"/>
                <w:sz w:val="24"/>
              </w:rPr>
            </w:pPr>
            <w:r w:rsidRPr="00AC7861">
              <w:rPr>
                <w:rFonts w:ascii="Arial" w:hAnsi="Arial" w:cs="Arial"/>
                <w:sz w:val="24"/>
              </w:rPr>
              <w:t>19,5 (17,3 – 23,1)</w:t>
            </w:r>
          </w:p>
        </w:tc>
        <w:tc>
          <w:tcPr>
            <w:tcW w:w="2265" w:type="dxa"/>
            <w:vAlign w:val="center"/>
          </w:tcPr>
          <w:p w14:paraId="5FAA82BB" w14:textId="77777777" w:rsidR="00C95439" w:rsidRPr="00AC7861" w:rsidRDefault="00C95439" w:rsidP="00AC7861">
            <w:pPr>
              <w:jc w:val="center"/>
              <w:rPr>
                <w:rFonts w:ascii="Arial" w:hAnsi="Arial" w:cs="Arial"/>
                <w:sz w:val="24"/>
              </w:rPr>
            </w:pPr>
            <w:r w:rsidRPr="00AC7861">
              <w:rPr>
                <w:rFonts w:ascii="Arial" w:hAnsi="Arial" w:cs="Arial"/>
                <w:sz w:val="24"/>
              </w:rPr>
              <w:t>52,6 (49,2 – 56,1)</w:t>
            </w:r>
          </w:p>
        </w:tc>
        <w:tc>
          <w:tcPr>
            <w:tcW w:w="2266" w:type="dxa"/>
            <w:vAlign w:val="center"/>
          </w:tcPr>
          <w:p w14:paraId="2B66234A" w14:textId="77777777" w:rsidR="00C95439" w:rsidRPr="00AC7861" w:rsidRDefault="00C95439" w:rsidP="00AC7861">
            <w:pPr>
              <w:jc w:val="center"/>
              <w:rPr>
                <w:rFonts w:ascii="Arial" w:hAnsi="Arial" w:cs="Arial"/>
                <w:sz w:val="24"/>
              </w:rPr>
            </w:pPr>
            <w:r w:rsidRPr="00AC7861">
              <w:rPr>
                <w:rFonts w:ascii="Arial" w:hAnsi="Arial" w:cs="Arial"/>
                <w:sz w:val="24"/>
              </w:rPr>
              <w:t>1,53 (1,38 – 1,73)</w:t>
            </w:r>
          </w:p>
        </w:tc>
      </w:tr>
    </w:tbl>
    <w:p w14:paraId="4BA9DD42" w14:textId="080AB58A" w:rsidR="00EE201F" w:rsidRDefault="00EE201F" w:rsidP="00C95439">
      <w:pPr>
        <w:keepNext/>
        <w:spacing w:line="360" w:lineRule="auto"/>
        <w:jc w:val="center"/>
      </w:pPr>
    </w:p>
    <w:p w14:paraId="719CB66F" w14:textId="232002E8" w:rsidR="008E6B44" w:rsidRDefault="00BA74B4" w:rsidP="00C95439">
      <w:pPr>
        <w:spacing w:line="360" w:lineRule="auto"/>
        <w:ind w:firstLine="720"/>
        <w:jc w:val="both"/>
        <w:rPr>
          <w:rFonts w:ascii="Arial" w:hAnsi="Arial" w:cs="Arial"/>
          <w:sz w:val="24"/>
          <w:szCs w:val="24"/>
        </w:rPr>
      </w:pPr>
      <w:r w:rsidRPr="00E02988">
        <w:rPr>
          <w:rFonts w:ascii="Arial" w:hAnsi="Arial" w:cs="Arial"/>
          <w:sz w:val="24"/>
          <w:szCs w:val="24"/>
        </w:rPr>
        <w:t xml:space="preserve">A </w:t>
      </w:r>
      <w:r w:rsidR="00512D2C">
        <w:rPr>
          <w:rFonts w:ascii="Arial" w:hAnsi="Arial" w:cs="Arial"/>
          <w:sz w:val="24"/>
          <w:szCs w:val="24"/>
        </w:rPr>
        <w:t>Tabela 7</w:t>
      </w:r>
      <w:r w:rsidRPr="00E02988">
        <w:rPr>
          <w:rFonts w:ascii="Arial" w:hAnsi="Arial" w:cs="Arial"/>
          <w:sz w:val="24"/>
          <w:szCs w:val="24"/>
        </w:rPr>
        <w:t xml:space="preserve"> apresenta as características médias da madeira proveniente de diferentes regiões e os respectivos resultados industriais de polpação. </w:t>
      </w:r>
    </w:p>
    <w:p w14:paraId="0B4C9705" w14:textId="6A62F6A3" w:rsidR="00BA74B4" w:rsidRPr="00E02988" w:rsidRDefault="00BA74B4" w:rsidP="00C65BA2">
      <w:pPr>
        <w:spacing w:line="360" w:lineRule="auto"/>
        <w:ind w:firstLine="720"/>
        <w:jc w:val="both"/>
        <w:rPr>
          <w:rFonts w:ascii="Arial" w:hAnsi="Arial" w:cs="Arial"/>
          <w:sz w:val="24"/>
          <w:szCs w:val="24"/>
        </w:rPr>
      </w:pPr>
      <w:r w:rsidRPr="00E02988">
        <w:rPr>
          <w:rFonts w:ascii="Arial" w:hAnsi="Arial" w:cs="Arial"/>
          <w:sz w:val="24"/>
          <w:szCs w:val="24"/>
        </w:rPr>
        <w:t>Dentre os parâmetros avaliados, destacam-se a densidade básica, a idade da madeira, e principalmente os teores de extrativos, por estarem diretamente relacionados ao rendimento da polpação e ao consumo de insumos no processo kraft.</w:t>
      </w:r>
    </w:p>
    <w:p w14:paraId="34F4E59D" w14:textId="77777777" w:rsidR="002C0E68" w:rsidRDefault="00BA74B4" w:rsidP="00C65BA2">
      <w:pPr>
        <w:spacing w:line="360" w:lineRule="auto"/>
        <w:ind w:firstLine="720"/>
        <w:jc w:val="both"/>
        <w:rPr>
          <w:rFonts w:ascii="Arial" w:hAnsi="Arial" w:cs="Arial"/>
          <w:sz w:val="24"/>
          <w:szCs w:val="24"/>
        </w:rPr>
      </w:pPr>
      <w:r w:rsidRPr="00E02988">
        <w:rPr>
          <w:rFonts w:ascii="Arial" w:hAnsi="Arial" w:cs="Arial"/>
          <w:sz w:val="24"/>
          <w:szCs w:val="24"/>
        </w:rPr>
        <w:t xml:space="preserve">Os valores mais elevados de extrativos coincidem com regiões de maior déficit hídrico, como observado anteriormente nas zonas climáticas CZ6 e CZ7, típicas do norte de Minas Gerais. </w:t>
      </w:r>
    </w:p>
    <w:p w14:paraId="144A4574" w14:textId="25A48E54" w:rsidR="00BA74B4" w:rsidRPr="00E02988" w:rsidRDefault="00BA74B4" w:rsidP="00C65BA2">
      <w:pPr>
        <w:spacing w:line="360" w:lineRule="auto"/>
        <w:ind w:firstLine="720"/>
        <w:jc w:val="both"/>
        <w:rPr>
          <w:rFonts w:ascii="Arial" w:hAnsi="Arial" w:cs="Arial"/>
          <w:sz w:val="24"/>
          <w:szCs w:val="24"/>
        </w:rPr>
      </w:pPr>
      <w:r w:rsidRPr="00E02988">
        <w:rPr>
          <w:rFonts w:ascii="Arial" w:hAnsi="Arial" w:cs="Arial"/>
          <w:sz w:val="24"/>
          <w:szCs w:val="24"/>
        </w:rPr>
        <w:t>Em contraste, amostras de regiões mais equilibradas hidricamente, como o norte do Paraná, apresentaram menor concentração desses compostos.</w:t>
      </w:r>
    </w:p>
    <w:p w14:paraId="1600DDB1" w14:textId="77777777" w:rsidR="00D75EBB" w:rsidRDefault="00BA74B4" w:rsidP="00C65BA2">
      <w:pPr>
        <w:spacing w:line="360" w:lineRule="auto"/>
        <w:ind w:firstLine="720"/>
        <w:jc w:val="both"/>
        <w:rPr>
          <w:rFonts w:ascii="Arial" w:hAnsi="Arial" w:cs="Arial"/>
          <w:sz w:val="24"/>
          <w:szCs w:val="24"/>
        </w:rPr>
      </w:pPr>
      <w:r w:rsidRPr="00E02988">
        <w:rPr>
          <w:rFonts w:ascii="Arial" w:hAnsi="Arial" w:cs="Arial"/>
          <w:sz w:val="24"/>
          <w:szCs w:val="24"/>
        </w:rPr>
        <w:t xml:space="preserve">Essa diferença química refletiu diretamente no desempenho da polpação industrial. </w:t>
      </w:r>
    </w:p>
    <w:p w14:paraId="0688F2AE" w14:textId="762C2127" w:rsidR="002C0E68" w:rsidRDefault="00BA74B4" w:rsidP="00C65BA2">
      <w:pPr>
        <w:spacing w:line="360" w:lineRule="auto"/>
        <w:ind w:firstLine="720"/>
        <w:jc w:val="both"/>
        <w:rPr>
          <w:rFonts w:ascii="Arial" w:hAnsi="Arial" w:cs="Arial"/>
          <w:sz w:val="24"/>
          <w:szCs w:val="24"/>
        </w:rPr>
      </w:pPr>
      <w:r w:rsidRPr="00E02988">
        <w:rPr>
          <w:rFonts w:ascii="Arial" w:hAnsi="Arial" w:cs="Arial"/>
          <w:sz w:val="24"/>
          <w:szCs w:val="24"/>
        </w:rPr>
        <w:t xml:space="preserve">Madeiras com menor teor de extrativos apresentaram maior rendimento médio de polpação (53,4%) e exigiram uma menor carga alcalina efetiva (EA), com valor médio de 17,8% sobre a massa de madeira. </w:t>
      </w:r>
    </w:p>
    <w:p w14:paraId="0057342F" w14:textId="60ADCC71" w:rsidR="00BA74B4" w:rsidRPr="00E02988" w:rsidRDefault="00BA74B4" w:rsidP="00C65BA2">
      <w:pPr>
        <w:spacing w:line="360" w:lineRule="auto"/>
        <w:ind w:firstLine="720"/>
        <w:jc w:val="both"/>
        <w:rPr>
          <w:rFonts w:ascii="Arial" w:hAnsi="Arial" w:cs="Arial"/>
          <w:sz w:val="24"/>
          <w:szCs w:val="24"/>
        </w:rPr>
      </w:pPr>
      <w:r w:rsidRPr="00E02988">
        <w:rPr>
          <w:rFonts w:ascii="Arial" w:hAnsi="Arial" w:cs="Arial"/>
          <w:sz w:val="24"/>
          <w:szCs w:val="24"/>
        </w:rPr>
        <w:t xml:space="preserve">Além disso, observou-se redução no índice de sólidos queimados na caldeira de recuperação (1,49 </w:t>
      </w:r>
      <w:proofErr w:type="spellStart"/>
      <w:r w:rsidRPr="00E02988">
        <w:rPr>
          <w:rFonts w:ascii="Arial" w:hAnsi="Arial" w:cs="Arial"/>
          <w:sz w:val="24"/>
          <w:szCs w:val="24"/>
        </w:rPr>
        <w:t>tds</w:t>
      </w:r>
      <w:proofErr w:type="spellEnd"/>
      <w:r w:rsidRPr="00E02988">
        <w:rPr>
          <w:rFonts w:ascii="Arial" w:hAnsi="Arial" w:cs="Arial"/>
          <w:sz w:val="24"/>
          <w:szCs w:val="24"/>
        </w:rPr>
        <w:t>/</w:t>
      </w:r>
      <w:proofErr w:type="spellStart"/>
      <w:r w:rsidRPr="00E02988">
        <w:rPr>
          <w:rFonts w:ascii="Arial" w:hAnsi="Arial" w:cs="Arial"/>
          <w:sz w:val="24"/>
          <w:szCs w:val="24"/>
        </w:rPr>
        <w:t>adt</w:t>
      </w:r>
      <w:proofErr w:type="spellEnd"/>
      <w:r w:rsidRPr="00E02988">
        <w:rPr>
          <w:rFonts w:ascii="Arial" w:hAnsi="Arial" w:cs="Arial"/>
          <w:sz w:val="24"/>
          <w:szCs w:val="24"/>
        </w:rPr>
        <w:t>), o que implica em menor geração de resíduos e maior eficiência energética.</w:t>
      </w:r>
    </w:p>
    <w:p w14:paraId="248FEBCC" w14:textId="77777777" w:rsidR="002C0E68" w:rsidRDefault="00BA74B4" w:rsidP="00C65BA2">
      <w:pPr>
        <w:spacing w:line="360" w:lineRule="auto"/>
        <w:ind w:firstLine="720"/>
        <w:jc w:val="both"/>
        <w:rPr>
          <w:rFonts w:ascii="Arial" w:hAnsi="Arial" w:cs="Arial"/>
          <w:sz w:val="24"/>
          <w:szCs w:val="24"/>
        </w:rPr>
      </w:pPr>
      <w:r w:rsidRPr="00E02988">
        <w:rPr>
          <w:rFonts w:ascii="Arial" w:hAnsi="Arial" w:cs="Arial"/>
          <w:sz w:val="24"/>
          <w:szCs w:val="24"/>
        </w:rPr>
        <w:t xml:space="preserve">Esses dados reforçam o impacto operacional dos extrativos, uma vez que sua presença em altos teores tende a reduzir o rendimento da celulose, aumentar o consumo de químicos e elevar a carga sobre os sistemas de recuperação. </w:t>
      </w:r>
    </w:p>
    <w:p w14:paraId="2C7995AA" w14:textId="75D5C267" w:rsidR="00BA74B4" w:rsidRPr="00E02988" w:rsidRDefault="00BA74B4" w:rsidP="00C65BA2">
      <w:pPr>
        <w:spacing w:line="360" w:lineRule="auto"/>
        <w:ind w:firstLine="720"/>
        <w:jc w:val="both"/>
        <w:rPr>
          <w:rFonts w:ascii="Arial" w:hAnsi="Arial" w:cs="Arial"/>
          <w:sz w:val="24"/>
          <w:szCs w:val="24"/>
        </w:rPr>
      </w:pPr>
      <w:r w:rsidRPr="00E02988">
        <w:rPr>
          <w:rFonts w:ascii="Arial" w:hAnsi="Arial" w:cs="Arial"/>
          <w:sz w:val="24"/>
          <w:szCs w:val="24"/>
        </w:rPr>
        <w:t>Portanto, a qualidade química da madeira — mais do que apenas sua produtividade volumétrica — torna-se um fator determinante para a eficiência industrial e os custos do processo.</w:t>
      </w:r>
    </w:p>
    <w:p w14:paraId="4F6F6324" w14:textId="77777777" w:rsidR="00C4098A" w:rsidRPr="00E02988" w:rsidRDefault="00C4098A" w:rsidP="00E02988">
      <w:pPr>
        <w:spacing w:line="360" w:lineRule="auto"/>
        <w:ind w:left="720"/>
        <w:jc w:val="both"/>
        <w:rPr>
          <w:rFonts w:ascii="Arial" w:hAnsi="Arial" w:cs="Arial"/>
          <w:sz w:val="24"/>
          <w:szCs w:val="24"/>
        </w:rPr>
      </w:pPr>
    </w:p>
    <w:p w14:paraId="55B39DB4" w14:textId="265B0B85" w:rsidR="003B11F5" w:rsidRDefault="003B11F5" w:rsidP="003B11F5">
      <w:pPr>
        <w:pStyle w:val="Legenda"/>
        <w:keepNext/>
        <w:jc w:val="center"/>
      </w:pPr>
      <w:bookmarkStart w:id="111" w:name="_Toc200031297"/>
      <w:r w:rsidRPr="003B11F5">
        <w:rPr>
          <w:rFonts w:ascii="Arial" w:hAnsi="Arial" w:cs="Arial"/>
          <w:i w:val="0"/>
          <w:color w:val="auto"/>
          <w:sz w:val="20"/>
        </w:rPr>
        <w:t xml:space="preserve">Figura </w:t>
      </w:r>
      <w:r w:rsidRPr="003B11F5">
        <w:rPr>
          <w:rFonts w:ascii="Arial" w:hAnsi="Arial" w:cs="Arial"/>
          <w:i w:val="0"/>
          <w:color w:val="auto"/>
          <w:sz w:val="20"/>
        </w:rPr>
        <w:fldChar w:fldCharType="begin"/>
      </w:r>
      <w:r w:rsidRPr="003B11F5">
        <w:rPr>
          <w:rFonts w:ascii="Arial" w:hAnsi="Arial" w:cs="Arial"/>
          <w:i w:val="0"/>
          <w:color w:val="auto"/>
          <w:sz w:val="20"/>
        </w:rPr>
        <w:instrText xml:space="preserve"> SEQ Figura \* ARABIC </w:instrText>
      </w:r>
      <w:r w:rsidRPr="003B11F5">
        <w:rPr>
          <w:rFonts w:ascii="Arial" w:hAnsi="Arial" w:cs="Arial"/>
          <w:i w:val="0"/>
          <w:color w:val="auto"/>
          <w:sz w:val="20"/>
        </w:rPr>
        <w:fldChar w:fldCharType="separate"/>
      </w:r>
      <w:r w:rsidR="00F56970">
        <w:rPr>
          <w:rFonts w:ascii="Arial" w:hAnsi="Arial" w:cs="Arial"/>
          <w:i w:val="0"/>
          <w:noProof/>
          <w:color w:val="auto"/>
          <w:sz w:val="20"/>
        </w:rPr>
        <w:t>2</w:t>
      </w:r>
      <w:r w:rsidRPr="003B11F5">
        <w:rPr>
          <w:rFonts w:ascii="Arial" w:hAnsi="Arial" w:cs="Arial"/>
          <w:i w:val="0"/>
          <w:color w:val="auto"/>
          <w:sz w:val="20"/>
        </w:rPr>
        <w:fldChar w:fldCharType="end"/>
      </w:r>
      <w:r w:rsidRPr="003B11F5">
        <w:rPr>
          <w:rFonts w:ascii="Arial" w:hAnsi="Arial" w:cs="Arial"/>
          <w:i w:val="0"/>
          <w:color w:val="auto"/>
          <w:sz w:val="20"/>
        </w:rPr>
        <w:t>. Foto aérea Pátio de Madeira - BSP Lençóis Paulista</w:t>
      </w:r>
      <w:r>
        <w:t>.</w:t>
      </w:r>
      <w:bookmarkEnd w:id="111"/>
    </w:p>
    <w:p w14:paraId="7F3B2FC5" w14:textId="77777777" w:rsidR="00C4098A" w:rsidRPr="00E02988" w:rsidRDefault="00C4098A" w:rsidP="003B66A7">
      <w:pPr>
        <w:keepNext/>
        <w:spacing w:line="360" w:lineRule="auto"/>
        <w:jc w:val="center"/>
        <w:rPr>
          <w:rFonts w:ascii="Arial" w:hAnsi="Arial" w:cs="Arial"/>
          <w:sz w:val="24"/>
          <w:szCs w:val="24"/>
        </w:rPr>
      </w:pPr>
      <w:r w:rsidRPr="00E02988">
        <w:rPr>
          <w:rFonts w:ascii="Arial" w:hAnsi="Arial" w:cs="Arial"/>
          <w:noProof/>
          <w:sz w:val="24"/>
          <w:szCs w:val="24"/>
        </w:rPr>
        <w:drawing>
          <wp:inline distT="0" distB="0" distL="0" distR="0" wp14:anchorId="07F48522" wp14:editId="7D5810DD">
            <wp:extent cx="5688000" cy="3197491"/>
            <wp:effectExtent l="0" t="0" r="825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8000" cy="3197491"/>
                    </a:xfrm>
                    <a:prstGeom prst="rect">
                      <a:avLst/>
                    </a:prstGeom>
                    <a:noFill/>
                    <a:ln>
                      <a:noFill/>
                    </a:ln>
                  </pic:spPr>
                </pic:pic>
              </a:graphicData>
            </a:graphic>
          </wp:inline>
        </w:drawing>
      </w:r>
    </w:p>
    <w:p w14:paraId="1CA494A6" w14:textId="02C86AF8" w:rsidR="00C4098A" w:rsidRPr="00AF7301" w:rsidRDefault="00C4098A" w:rsidP="003B11F5">
      <w:pPr>
        <w:pStyle w:val="Legenda"/>
        <w:spacing w:line="360" w:lineRule="auto"/>
        <w:jc w:val="both"/>
        <w:rPr>
          <w:rFonts w:ascii="Arial" w:hAnsi="Arial" w:cs="Arial"/>
          <w:i w:val="0"/>
          <w:color w:val="auto"/>
          <w:sz w:val="20"/>
          <w:szCs w:val="20"/>
        </w:rPr>
      </w:pPr>
    </w:p>
    <w:p w14:paraId="7AB4308F" w14:textId="58DA9311" w:rsidR="00C4098A" w:rsidRPr="00E02988" w:rsidRDefault="00C4098A" w:rsidP="00C65BA2">
      <w:pPr>
        <w:spacing w:line="360" w:lineRule="auto"/>
        <w:ind w:firstLine="720"/>
        <w:jc w:val="both"/>
        <w:rPr>
          <w:rFonts w:ascii="Arial" w:hAnsi="Arial" w:cs="Arial"/>
          <w:sz w:val="24"/>
          <w:szCs w:val="24"/>
        </w:rPr>
      </w:pPr>
      <w:r w:rsidRPr="00E02988">
        <w:rPr>
          <w:rFonts w:ascii="Arial" w:hAnsi="Arial" w:cs="Arial"/>
          <w:sz w:val="24"/>
          <w:szCs w:val="24"/>
        </w:rPr>
        <w:t xml:space="preserve">A Figura </w:t>
      </w:r>
      <w:r w:rsidR="00F50296">
        <w:rPr>
          <w:rFonts w:ascii="Arial" w:hAnsi="Arial" w:cs="Arial"/>
          <w:sz w:val="24"/>
          <w:szCs w:val="24"/>
        </w:rPr>
        <w:t>2</w:t>
      </w:r>
      <w:r w:rsidRPr="00E02988">
        <w:rPr>
          <w:rFonts w:ascii="Arial" w:hAnsi="Arial" w:cs="Arial"/>
          <w:sz w:val="24"/>
          <w:szCs w:val="24"/>
        </w:rPr>
        <w:t xml:space="preserve"> ilustra o pátio de madeira da empresa Bracell, localizado em Lençóis Paulista (SP), evidenciando uma estrutura altamente organizada, composta por pilhas sistematizadas que permitem a segregação eficiente da madeira conforme características químicas, especialmente o teor de extrativos.</w:t>
      </w:r>
    </w:p>
    <w:p w14:paraId="68C9DDB1" w14:textId="77777777" w:rsidR="002C0E68" w:rsidRDefault="00C4098A" w:rsidP="00C65BA2">
      <w:pPr>
        <w:spacing w:line="360" w:lineRule="auto"/>
        <w:ind w:firstLine="720"/>
        <w:jc w:val="both"/>
        <w:rPr>
          <w:rFonts w:ascii="Arial" w:hAnsi="Arial" w:cs="Arial"/>
          <w:sz w:val="24"/>
          <w:szCs w:val="24"/>
        </w:rPr>
      </w:pPr>
      <w:r w:rsidRPr="00E02988">
        <w:rPr>
          <w:rFonts w:ascii="Arial" w:hAnsi="Arial" w:cs="Arial"/>
          <w:sz w:val="24"/>
          <w:szCs w:val="24"/>
        </w:rPr>
        <w:t xml:space="preserve">Na operação da Bracell São Paulo, as pilhas de madeira são segregadas com base em um critério químico pré-definido: teores de extrativos menores que 2% e maiores que 2%. </w:t>
      </w:r>
    </w:p>
    <w:p w14:paraId="3A1FF275" w14:textId="77777777" w:rsidR="002C0E68" w:rsidRDefault="00C4098A" w:rsidP="00C65BA2">
      <w:pPr>
        <w:spacing w:line="360" w:lineRule="auto"/>
        <w:ind w:firstLine="720"/>
        <w:jc w:val="both"/>
        <w:rPr>
          <w:rFonts w:ascii="Arial" w:hAnsi="Arial" w:cs="Arial"/>
          <w:sz w:val="24"/>
          <w:szCs w:val="24"/>
        </w:rPr>
      </w:pPr>
      <w:r w:rsidRPr="00E02988">
        <w:rPr>
          <w:rFonts w:ascii="Arial" w:hAnsi="Arial" w:cs="Arial"/>
          <w:sz w:val="24"/>
          <w:szCs w:val="24"/>
        </w:rPr>
        <w:t xml:space="preserve">Essa divisão estratégica permite um controle rigoroso sobre a composição do mix de madeira destinado ao processo fabril, assegurando que o abastecimento ocorra com equilíbrio entre diferentes níveis de impacto químico. </w:t>
      </w:r>
    </w:p>
    <w:p w14:paraId="6DB7E44B" w14:textId="135189CB" w:rsidR="00C4098A" w:rsidRPr="00E02988" w:rsidRDefault="00C4098A" w:rsidP="00C65BA2">
      <w:pPr>
        <w:spacing w:line="360" w:lineRule="auto"/>
        <w:ind w:firstLine="720"/>
        <w:jc w:val="both"/>
        <w:rPr>
          <w:rFonts w:ascii="Arial" w:hAnsi="Arial" w:cs="Arial"/>
          <w:sz w:val="24"/>
          <w:szCs w:val="24"/>
        </w:rPr>
      </w:pPr>
      <w:r w:rsidRPr="00E02988">
        <w:rPr>
          <w:rFonts w:ascii="Arial" w:hAnsi="Arial" w:cs="Arial"/>
          <w:sz w:val="24"/>
          <w:szCs w:val="24"/>
        </w:rPr>
        <w:t>O objetivo principal é evitar a concentração excessiva de extrativos no digestor, o que pode causar incrustações, aumento no consumo de químicos e perdas de rendimento na produção de polpa</w:t>
      </w:r>
      <w:r w:rsidR="007F618F" w:rsidRPr="00E02988">
        <w:rPr>
          <w:rFonts w:ascii="Arial" w:hAnsi="Arial" w:cs="Arial"/>
          <w:sz w:val="24"/>
          <w:szCs w:val="24"/>
        </w:rPr>
        <w:t xml:space="preserve">, além de desclassificações de qualidade no produto final. </w:t>
      </w:r>
    </w:p>
    <w:p w14:paraId="7DF3907F" w14:textId="77777777" w:rsidR="002C0E68" w:rsidRDefault="00C4098A" w:rsidP="00C65BA2">
      <w:pPr>
        <w:spacing w:line="360" w:lineRule="auto"/>
        <w:ind w:firstLine="720"/>
        <w:jc w:val="both"/>
        <w:rPr>
          <w:rFonts w:ascii="Arial" w:hAnsi="Arial" w:cs="Arial"/>
          <w:sz w:val="24"/>
          <w:szCs w:val="24"/>
        </w:rPr>
      </w:pPr>
      <w:r w:rsidRPr="00E02988">
        <w:rPr>
          <w:rFonts w:ascii="Arial" w:hAnsi="Arial" w:cs="Arial"/>
          <w:sz w:val="24"/>
          <w:szCs w:val="24"/>
        </w:rPr>
        <w:t xml:space="preserve">A estrutura física do pátio, conforme evidenciado na imagem, possibilita a separação clara entre os dois grupos de madeira, com sinalização operacional e logística dedicada. </w:t>
      </w:r>
    </w:p>
    <w:p w14:paraId="42BE054F" w14:textId="12AFD10D" w:rsidR="00C4098A" w:rsidRPr="00E02988" w:rsidRDefault="00C4098A" w:rsidP="00C65BA2">
      <w:pPr>
        <w:spacing w:line="360" w:lineRule="auto"/>
        <w:ind w:firstLine="720"/>
        <w:jc w:val="both"/>
        <w:rPr>
          <w:rFonts w:ascii="Arial" w:hAnsi="Arial" w:cs="Arial"/>
          <w:sz w:val="24"/>
          <w:szCs w:val="24"/>
        </w:rPr>
      </w:pPr>
      <w:r w:rsidRPr="00E02988">
        <w:rPr>
          <w:rFonts w:ascii="Arial" w:hAnsi="Arial" w:cs="Arial"/>
          <w:sz w:val="24"/>
          <w:szCs w:val="24"/>
        </w:rPr>
        <w:t>A recepção, pesagem e alocação n</w:t>
      </w:r>
      <w:r w:rsidR="00EA4495" w:rsidRPr="00E02988">
        <w:rPr>
          <w:rFonts w:ascii="Arial" w:hAnsi="Arial" w:cs="Arial"/>
          <w:sz w:val="24"/>
          <w:szCs w:val="24"/>
        </w:rPr>
        <w:t>a</w:t>
      </w:r>
      <w:r w:rsidRPr="00E02988">
        <w:rPr>
          <w:rFonts w:ascii="Arial" w:hAnsi="Arial" w:cs="Arial"/>
          <w:sz w:val="24"/>
          <w:szCs w:val="24"/>
        </w:rPr>
        <w:t xml:space="preserve">s </w:t>
      </w:r>
      <w:r w:rsidR="00EA4495" w:rsidRPr="00E02988">
        <w:rPr>
          <w:rFonts w:ascii="Arial" w:hAnsi="Arial" w:cs="Arial"/>
          <w:sz w:val="24"/>
          <w:szCs w:val="24"/>
        </w:rPr>
        <w:t>pilhas e quadras</w:t>
      </w:r>
      <w:r w:rsidRPr="00E02988">
        <w:rPr>
          <w:rFonts w:ascii="Arial" w:hAnsi="Arial" w:cs="Arial"/>
          <w:sz w:val="24"/>
          <w:szCs w:val="24"/>
        </w:rPr>
        <w:t xml:space="preserve"> são realizadas com base em análises laboratoriais prévias</w:t>
      </w:r>
      <w:r w:rsidR="00EA4495" w:rsidRPr="00E02988">
        <w:rPr>
          <w:rFonts w:ascii="Arial" w:hAnsi="Arial" w:cs="Arial"/>
          <w:sz w:val="24"/>
          <w:szCs w:val="24"/>
        </w:rPr>
        <w:t xml:space="preserve"> obtidas pela área de Pesquisa e Desenvolvimento Industrial</w:t>
      </w:r>
      <w:r w:rsidRPr="00E02988">
        <w:rPr>
          <w:rFonts w:ascii="Arial" w:hAnsi="Arial" w:cs="Arial"/>
          <w:sz w:val="24"/>
          <w:szCs w:val="24"/>
        </w:rPr>
        <w:t xml:space="preserve">, permitindo o direcionamento da madeira para </w:t>
      </w:r>
      <w:r w:rsidR="00CD53B1" w:rsidRPr="00E02988">
        <w:rPr>
          <w:rFonts w:ascii="Arial" w:hAnsi="Arial" w:cs="Arial"/>
          <w:sz w:val="24"/>
          <w:szCs w:val="24"/>
        </w:rPr>
        <w:t>as pilhas</w:t>
      </w:r>
      <w:r w:rsidRPr="00E02988">
        <w:rPr>
          <w:rFonts w:ascii="Arial" w:hAnsi="Arial" w:cs="Arial"/>
          <w:sz w:val="24"/>
          <w:szCs w:val="24"/>
        </w:rPr>
        <w:t xml:space="preserve"> apropriadas.</w:t>
      </w:r>
    </w:p>
    <w:p w14:paraId="23562B72" w14:textId="77777777" w:rsidR="002C0E68" w:rsidRDefault="00C4098A" w:rsidP="00C65BA2">
      <w:pPr>
        <w:spacing w:line="360" w:lineRule="auto"/>
        <w:ind w:firstLine="720"/>
        <w:jc w:val="both"/>
        <w:rPr>
          <w:rFonts w:ascii="Arial" w:hAnsi="Arial" w:cs="Arial"/>
          <w:sz w:val="24"/>
          <w:szCs w:val="24"/>
        </w:rPr>
      </w:pPr>
      <w:r w:rsidRPr="00E02988">
        <w:rPr>
          <w:rFonts w:ascii="Arial" w:hAnsi="Arial" w:cs="Arial"/>
          <w:sz w:val="24"/>
          <w:szCs w:val="24"/>
        </w:rPr>
        <w:t xml:space="preserve">Essa segregação é fundamental para a formação de um mix controlado, que balanceia as cargas de extrativos de forma a não comprometer a estabilidade do processo. </w:t>
      </w:r>
    </w:p>
    <w:p w14:paraId="0EDE8F7A" w14:textId="3F546291" w:rsidR="00C4098A" w:rsidRPr="00E02988" w:rsidRDefault="00C4098A" w:rsidP="00C65BA2">
      <w:pPr>
        <w:spacing w:line="360" w:lineRule="auto"/>
        <w:ind w:firstLine="720"/>
        <w:jc w:val="both"/>
        <w:rPr>
          <w:rFonts w:ascii="Arial" w:hAnsi="Arial" w:cs="Arial"/>
          <w:sz w:val="24"/>
          <w:szCs w:val="24"/>
        </w:rPr>
      </w:pPr>
      <w:r w:rsidRPr="00E02988">
        <w:rPr>
          <w:rFonts w:ascii="Arial" w:hAnsi="Arial" w:cs="Arial"/>
          <w:sz w:val="24"/>
          <w:szCs w:val="24"/>
        </w:rPr>
        <w:t>Além disso, permite uma estratégia inteligente de amortização da madeira com maior teor de extrativos, que pode ser consumida de maneira diluída ao longo do tempo, sem gerar impactos significativos à produção.</w:t>
      </w:r>
    </w:p>
    <w:p w14:paraId="4D3FE184" w14:textId="77777777" w:rsidR="002C0E68" w:rsidRDefault="00C4098A" w:rsidP="00C65BA2">
      <w:pPr>
        <w:spacing w:line="360" w:lineRule="auto"/>
        <w:ind w:firstLine="720"/>
        <w:jc w:val="both"/>
        <w:rPr>
          <w:rFonts w:ascii="Arial" w:hAnsi="Arial" w:cs="Arial"/>
          <w:sz w:val="24"/>
          <w:szCs w:val="24"/>
        </w:rPr>
      </w:pPr>
      <w:r w:rsidRPr="00E02988">
        <w:rPr>
          <w:rFonts w:ascii="Arial" w:hAnsi="Arial" w:cs="Arial"/>
          <w:sz w:val="24"/>
          <w:szCs w:val="24"/>
        </w:rPr>
        <w:t>Com esse nível de controle, o pátio da Bracell passa a desempenhar uma função não apenas logística, mas também técnico-operacional, contribuindo ativamente para a eficiência da planta industrial e para a previsibilidade do desempenho químico da madeira</w:t>
      </w:r>
      <w:r w:rsidR="00BB31CD" w:rsidRPr="00E02988">
        <w:rPr>
          <w:rFonts w:ascii="Arial" w:hAnsi="Arial" w:cs="Arial"/>
          <w:sz w:val="24"/>
          <w:szCs w:val="24"/>
        </w:rPr>
        <w:t xml:space="preserve"> e qualidade do produto final</w:t>
      </w:r>
      <w:r w:rsidRPr="00E02988">
        <w:rPr>
          <w:rFonts w:ascii="Arial" w:hAnsi="Arial" w:cs="Arial"/>
          <w:sz w:val="24"/>
          <w:szCs w:val="24"/>
        </w:rPr>
        <w:t xml:space="preserve">. </w:t>
      </w:r>
    </w:p>
    <w:p w14:paraId="0B3304C1" w14:textId="04BFCD9E" w:rsidR="00C4098A" w:rsidRPr="00E02988" w:rsidRDefault="00C4098A" w:rsidP="00C65BA2">
      <w:pPr>
        <w:spacing w:line="360" w:lineRule="auto"/>
        <w:ind w:firstLine="720"/>
        <w:jc w:val="both"/>
        <w:rPr>
          <w:rFonts w:ascii="Arial" w:hAnsi="Arial" w:cs="Arial"/>
          <w:sz w:val="24"/>
          <w:szCs w:val="24"/>
        </w:rPr>
      </w:pPr>
      <w:r w:rsidRPr="00E02988">
        <w:rPr>
          <w:rFonts w:ascii="Arial" w:hAnsi="Arial" w:cs="Arial"/>
          <w:sz w:val="24"/>
          <w:szCs w:val="24"/>
        </w:rPr>
        <w:t>Essa prática reforça a importância do pátio como um elo estratégico na cadeia de produção de celulose.</w:t>
      </w:r>
    </w:p>
    <w:p w14:paraId="3F4A13E4" w14:textId="77777777" w:rsidR="009E2B78" w:rsidRPr="00E02988" w:rsidRDefault="009E2B78" w:rsidP="00E02988">
      <w:pPr>
        <w:spacing w:line="360" w:lineRule="auto"/>
        <w:ind w:left="720"/>
        <w:jc w:val="both"/>
        <w:rPr>
          <w:rFonts w:ascii="Arial" w:hAnsi="Arial" w:cs="Arial"/>
          <w:sz w:val="24"/>
          <w:szCs w:val="24"/>
        </w:rPr>
      </w:pPr>
    </w:p>
    <w:p w14:paraId="4AE088E6" w14:textId="55C1DA84" w:rsidR="00E903C6" w:rsidRPr="00E903C6" w:rsidRDefault="00E903C6" w:rsidP="00E903C6">
      <w:pPr>
        <w:pStyle w:val="Legenda"/>
        <w:keepNext/>
        <w:jc w:val="center"/>
        <w:rPr>
          <w:rFonts w:ascii="Arial" w:hAnsi="Arial" w:cs="Arial"/>
          <w:i w:val="0"/>
          <w:color w:val="auto"/>
          <w:sz w:val="20"/>
        </w:rPr>
      </w:pPr>
      <w:bookmarkStart w:id="112" w:name="_Toc200031298"/>
      <w:r w:rsidRPr="00E903C6">
        <w:rPr>
          <w:rFonts w:ascii="Arial" w:hAnsi="Arial" w:cs="Arial"/>
          <w:i w:val="0"/>
          <w:color w:val="auto"/>
          <w:sz w:val="20"/>
        </w:rPr>
        <w:t xml:space="preserve">Figura </w:t>
      </w:r>
      <w:r w:rsidRPr="00E903C6">
        <w:rPr>
          <w:rFonts w:ascii="Arial" w:hAnsi="Arial" w:cs="Arial"/>
          <w:i w:val="0"/>
          <w:color w:val="auto"/>
          <w:sz w:val="20"/>
        </w:rPr>
        <w:fldChar w:fldCharType="begin"/>
      </w:r>
      <w:r w:rsidRPr="00E903C6">
        <w:rPr>
          <w:rFonts w:ascii="Arial" w:hAnsi="Arial" w:cs="Arial"/>
          <w:i w:val="0"/>
          <w:color w:val="auto"/>
          <w:sz w:val="20"/>
        </w:rPr>
        <w:instrText xml:space="preserve"> SEQ Figura \* ARABIC </w:instrText>
      </w:r>
      <w:r w:rsidRPr="00E903C6">
        <w:rPr>
          <w:rFonts w:ascii="Arial" w:hAnsi="Arial" w:cs="Arial"/>
          <w:i w:val="0"/>
          <w:color w:val="auto"/>
          <w:sz w:val="20"/>
        </w:rPr>
        <w:fldChar w:fldCharType="separate"/>
      </w:r>
      <w:r w:rsidR="00F56970">
        <w:rPr>
          <w:rFonts w:ascii="Arial" w:hAnsi="Arial" w:cs="Arial"/>
          <w:i w:val="0"/>
          <w:noProof/>
          <w:color w:val="auto"/>
          <w:sz w:val="20"/>
        </w:rPr>
        <w:t>3</w:t>
      </w:r>
      <w:r w:rsidRPr="00E903C6">
        <w:rPr>
          <w:rFonts w:ascii="Arial" w:hAnsi="Arial" w:cs="Arial"/>
          <w:i w:val="0"/>
          <w:color w:val="auto"/>
          <w:sz w:val="20"/>
        </w:rPr>
        <w:fldChar w:fldCharType="end"/>
      </w:r>
      <w:r w:rsidRPr="00E903C6">
        <w:rPr>
          <w:rFonts w:ascii="Arial" w:hAnsi="Arial" w:cs="Arial"/>
          <w:i w:val="0"/>
          <w:color w:val="auto"/>
          <w:sz w:val="20"/>
        </w:rPr>
        <w:t>. Controle de extrativos em torre de controle.</w:t>
      </w:r>
      <w:bookmarkEnd w:id="112"/>
    </w:p>
    <w:p w14:paraId="42606565" w14:textId="77777777" w:rsidR="009D3F32" w:rsidRDefault="00E90D91" w:rsidP="009D3F32">
      <w:pPr>
        <w:keepNext/>
        <w:spacing w:line="360" w:lineRule="auto"/>
        <w:jc w:val="center"/>
        <w:rPr>
          <w:rFonts w:ascii="Arial" w:hAnsi="Arial" w:cs="Arial"/>
          <w:i/>
          <w:sz w:val="20"/>
          <w:szCs w:val="24"/>
        </w:rPr>
      </w:pPr>
      <w:r w:rsidRPr="00E02988">
        <w:rPr>
          <w:rFonts w:ascii="Arial" w:hAnsi="Arial" w:cs="Arial"/>
          <w:noProof/>
          <w:sz w:val="24"/>
          <w:szCs w:val="24"/>
        </w:rPr>
        <w:drawing>
          <wp:inline distT="0" distB="0" distL="0" distR="0" wp14:anchorId="139CB215" wp14:editId="3A93D02E">
            <wp:extent cx="5645571" cy="3960000"/>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50520-WA0123.jpg"/>
                    <pic:cNvPicPr/>
                  </pic:nvPicPr>
                  <pic:blipFill>
                    <a:blip r:embed="rId14">
                      <a:extLst>
                        <a:ext uri="{28A0092B-C50C-407E-A947-70E740481C1C}">
                          <a14:useLocalDpi xmlns:a14="http://schemas.microsoft.com/office/drawing/2010/main" val="0"/>
                        </a:ext>
                      </a:extLst>
                    </a:blip>
                    <a:stretch>
                      <a:fillRect/>
                    </a:stretch>
                  </pic:blipFill>
                  <pic:spPr>
                    <a:xfrm>
                      <a:off x="0" y="0"/>
                      <a:ext cx="5645571" cy="3960000"/>
                    </a:xfrm>
                    <a:prstGeom prst="rect">
                      <a:avLst/>
                    </a:prstGeom>
                  </pic:spPr>
                </pic:pic>
              </a:graphicData>
            </a:graphic>
          </wp:inline>
        </w:drawing>
      </w:r>
      <w:bookmarkStart w:id="113" w:name="_Toc198650925"/>
    </w:p>
    <w:bookmarkEnd w:id="113"/>
    <w:p w14:paraId="01371100" w14:textId="6D9A0D37" w:rsidR="00904A44" w:rsidRPr="009D3F32" w:rsidRDefault="00904A44" w:rsidP="009D3F32">
      <w:pPr>
        <w:keepNext/>
        <w:spacing w:line="360" w:lineRule="auto"/>
        <w:jc w:val="both"/>
        <w:rPr>
          <w:rFonts w:ascii="Arial" w:hAnsi="Arial" w:cs="Arial"/>
          <w:sz w:val="24"/>
          <w:szCs w:val="24"/>
        </w:rPr>
      </w:pPr>
    </w:p>
    <w:p w14:paraId="6482C678" w14:textId="77777777" w:rsidR="002C0E68" w:rsidRDefault="00E90D91" w:rsidP="00C65BA2">
      <w:pPr>
        <w:spacing w:line="360" w:lineRule="auto"/>
        <w:ind w:firstLine="851"/>
        <w:jc w:val="both"/>
        <w:rPr>
          <w:rFonts w:ascii="Arial" w:hAnsi="Arial" w:cs="Arial"/>
          <w:sz w:val="24"/>
          <w:szCs w:val="24"/>
        </w:rPr>
      </w:pPr>
      <w:r w:rsidRPr="00E02988">
        <w:rPr>
          <w:rFonts w:ascii="Arial" w:hAnsi="Arial" w:cs="Arial"/>
          <w:sz w:val="24"/>
          <w:szCs w:val="24"/>
        </w:rPr>
        <w:t xml:space="preserve">A qualidade da matéria-prima florestal é fator determinante para a eficiência e o rendimento no processo de produção de celulose, especialmente quando se considera a presença dos extrativos da madeira, cuja variabilidade pode impactar negativamente a operação industrial (SOUZA et al., 2019). </w:t>
      </w:r>
    </w:p>
    <w:p w14:paraId="79776ED2" w14:textId="6E9851B0" w:rsidR="00E90D91" w:rsidRPr="00E02988" w:rsidRDefault="00E90D91" w:rsidP="00C65BA2">
      <w:pPr>
        <w:spacing w:line="360" w:lineRule="auto"/>
        <w:ind w:firstLine="851"/>
        <w:jc w:val="both"/>
        <w:rPr>
          <w:rFonts w:ascii="Arial" w:hAnsi="Arial" w:cs="Arial"/>
          <w:sz w:val="24"/>
          <w:szCs w:val="24"/>
        </w:rPr>
      </w:pPr>
      <w:r w:rsidRPr="00E02988">
        <w:rPr>
          <w:rFonts w:ascii="Arial" w:hAnsi="Arial" w:cs="Arial"/>
          <w:sz w:val="24"/>
          <w:szCs w:val="24"/>
        </w:rPr>
        <w:t>Neste contexto, foi estabelecida uma regra combinada entre o pátio de madeira e a fábrica para a composição do mix de abastecimento, com o objetivo de otimizar o controle dos teores de extrativos na madeira recebida e assegurar a estabilidade do processo produtivo.</w:t>
      </w:r>
    </w:p>
    <w:p w14:paraId="1BE5F4D9" w14:textId="77777777" w:rsidR="00602F4F" w:rsidRDefault="00E90D91" w:rsidP="00C65BA2">
      <w:pPr>
        <w:spacing w:line="360" w:lineRule="auto"/>
        <w:ind w:firstLine="851"/>
        <w:jc w:val="both"/>
        <w:rPr>
          <w:rFonts w:ascii="Arial" w:hAnsi="Arial" w:cs="Arial"/>
          <w:sz w:val="24"/>
          <w:szCs w:val="24"/>
        </w:rPr>
      </w:pPr>
      <w:r w:rsidRPr="00E02988">
        <w:rPr>
          <w:rFonts w:ascii="Arial" w:hAnsi="Arial" w:cs="Arial"/>
          <w:sz w:val="24"/>
          <w:szCs w:val="24"/>
        </w:rPr>
        <w:t>A referida regra define a seguinte distribuição percentual do volume total de madeira em relação aos teores de extrativos:</w:t>
      </w:r>
    </w:p>
    <w:p w14:paraId="15C0AC49" w14:textId="3E9CF134" w:rsidR="00602F4F" w:rsidRPr="00326F68" w:rsidRDefault="00E90D91" w:rsidP="00855D6A">
      <w:pPr>
        <w:pStyle w:val="PargrafodaLista"/>
        <w:numPr>
          <w:ilvl w:val="0"/>
          <w:numId w:val="23"/>
        </w:numPr>
        <w:spacing w:line="360" w:lineRule="auto"/>
        <w:jc w:val="both"/>
        <w:rPr>
          <w:rFonts w:ascii="Arial" w:hAnsi="Arial" w:cs="Arial"/>
          <w:sz w:val="24"/>
          <w:szCs w:val="24"/>
        </w:rPr>
      </w:pPr>
      <w:r w:rsidRPr="00326F68">
        <w:rPr>
          <w:rFonts w:ascii="Arial" w:hAnsi="Arial" w:cs="Arial"/>
          <w:sz w:val="24"/>
          <w:szCs w:val="24"/>
        </w:rPr>
        <w:t xml:space="preserve">50% do volume com extrativos inferiores a 2%, </w:t>
      </w:r>
    </w:p>
    <w:p w14:paraId="7367EE1D" w14:textId="77777777" w:rsidR="00602F4F" w:rsidRPr="00326F68" w:rsidRDefault="00E90D91" w:rsidP="00855D6A">
      <w:pPr>
        <w:pStyle w:val="PargrafodaLista"/>
        <w:numPr>
          <w:ilvl w:val="0"/>
          <w:numId w:val="23"/>
        </w:numPr>
        <w:spacing w:line="360" w:lineRule="auto"/>
        <w:jc w:val="both"/>
        <w:rPr>
          <w:rFonts w:ascii="Arial" w:hAnsi="Arial" w:cs="Arial"/>
          <w:sz w:val="24"/>
          <w:szCs w:val="24"/>
        </w:rPr>
      </w:pPr>
      <w:r w:rsidRPr="00326F68">
        <w:rPr>
          <w:rFonts w:ascii="Arial" w:hAnsi="Arial" w:cs="Arial"/>
          <w:sz w:val="24"/>
          <w:szCs w:val="24"/>
        </w:rPr>
        <w:t xml:space="preserve">30% com extrativos entre 2% e 3%, </w:t>
      </w:r>
    </w:p>
    <w:p w14:paraId="47D82D55" w14:textId="77777777" w:rsidR="00602F4F" w:rsidRPr="00326F68" w:rsidRDefault="00E90D91" w:rsidP="00855D6A">
      <w:pPr>
        <w:pStyle w:val="PargrafodaLista"/>
        <w:numPr>
          <w:ilvl w:val="0"/>
          <w:numId w:val="23"/>
        </w:numPr>
        <w:spacing w:line="360" w:lineRule="auto"/>
        <w:jc w:val="both"/>
        <w:rPr>
          <w:rFonts w:ascii="Arial" w:hAnsi="Arial" w:cs="Arial"/>
          <w:sz w:val="24"/>
          <w:szCs w:val="24"/>
        </w:rPr>
      </w:pPr>
      <w:r w:rsidRPr="00326F68">
        <w:rPr>
          <w:rFonts w:ascii="Arial" w:hAnsi="Arial" w:cs="Arial"/>
          <w:sz w:val="24"/>
          <w:szCs w:val="24"/>
        </w:rPr>
        <w:t xml:space="preserve">15% com extrativos entre 3% e 4%, e </w:t>
      </w:r>
    </w:p>
    <w:p w14:paraId="2B7F24EF" w14:textId="5D9C14D6" w:rsidR="002C0E68" w:rsidRPr="00326F68" w:rsidRDefault="00E90D91" w:rsidP="00855D6A">
      <w:pPr>
        <w:pStyle w:val="PargrafodaLista"/>
        <w:numPr>
          <w:ilvl w:val="0"/>
          <w:numId w:val="23"/>
        </w:numPr>
        <w:spacing w:line="360" w:lineRule="auto"/>
        <w:jc w:val="both"/>
        <w:rPr>
          <w:rFonts w:ascii="Arial" w:hAnsi="Arial" w:cs="Arial"/>
          <w:sz w:val="24"/>
          <w:szCs w:val="24"/>
        </w:rPr>
      </w:pPr>
      <w:r w:rsidRPr="00326F68">
        <w:rPr>
          <w:rFonts w:ascii="Arial" w:hAnsi="Arial" w:cs="Arial"/>
          <w:sz w:val="24"/>
          <w:szCs w:val="24"/>
        </w:rPr>
        <w:t xml:space="preserve">5% com extrativos superiores a 4%. </w:t>
      </w:r>
    </w:p>
    <w:p w14:paraId="1DAC58DB" w14:textId="06853DB3" w:rsidR="006D1D09" w:rsidRDefault="006D1D09" w:rsidP="00C65BA2">
      <w:pPr>
        <w:spacing w:line="360" w:lineRule="auto"/>
        <w:ind w:firstLine="851"/>
        <w:jc w:val="both"/>
        <w:rPr>
          <w:ins w:id="114" w:author="." w:date="2025-05-29T15:23:00Z"/>
          <w:rFonts w:ascii="Arial" w:hAnsi="Arial" w:cs="Arial"/>
          <w:sz w:val="24"/>
          <w:szCs w:val="24"/>
        </w:rPr>
      </w:pPr>
      <w:ins w:id="115" w:author="." w:date="2025-05-29T15:22:00Z">
        <w:r>
          <w:rPr>
            <w:rFonts w:ascii="Arial" w:hAnsi="Arial" w:cs="Arial"/>
            <w:sz w:val="24"/>
            <w:szCs w:val="24"/>
          </w:rPr>
          <w:t xml:space="preserve">Está </w:t>
        </w:r>
      </w:ins>
      <w:ins w:id="116" w:author="." w:date="2025-05-29T15:23:00Z">
        <w:r>
          <w:rPr>
            <w:rFonts w:ascii="Arial" w:hAnsi="Arial" w:cs="Arial"/>
            <w:sz w:val="24"/>
            <w:szCs w:val="24"/>
          </w:rPr>
          <w:t>conseguindo manter esses %?</w:t>
        </w:r>
      </w:ins>
      <w:r w:rsidR="00122994">
        <w:rPr>
          <w:rFonts w:ascii="Arial" w:hAnsi="Arial" w:cs="Arial"/>
          <w:sz w:val="24"/>
          <w:szCs w:val="24"/>
        </w:rPr>
        <w:t xml:space="preserve"> </w:t>
      </w:r>
    </w:p>
    <w:p w14:paraId="69584486" w14:textId="1A9776D6" w:rsidR="006E6E68" w:rsidDel="00A718E5" w:rsidRDefault="006D1D09" w:rsidP="00C65BA2">
      <w:pPr>
        <w:spacing w:line="360" w:lineRule="auto"/>
        <w:ind w:firstLine="851"/>
        <w:jc w:val="both"/>
        <w:rPr>
          <w:ins w:id="117" w:author="." w:date="2025-05-29T15:25:00Z"/>
          <w:del w:id="118" w:author="Eder da Silva Ramos" w:date="2025-06-03T14:04:00Z"/>
          <w:rFonts w:ascii="Arial" w:hAnsi="Arial" w:cs="Arial"/>
          <w:sz w:val="24"/>
          <w:szCs w:val="24"/>
        </w:rPr>
      </w:pPr>
      <w:ins w:id="119" w:author="." w:date="2025-05-29T15:21:00Z">
        <w:r>
          <w:rPr>
            <w:rFonts w:ascii="Arial" w:hAnsi="Arial" w:cs="Arial"/>
            <w:sz w:val="24"/>
            <w:szCs w:val="24"/>
          </w:rPr>
          <w:t>Essa regra</w:t>
        </w:r>
      </w:ins>
      <w:ins w:id="120" w:author="." w:date="2025-05-29T15:25:00Z">
        <w:r w:rsidR="0053520B">
          <w:rPr>
            <w:rFonts w:ascii="Arial" w:hAnsi="Arial" w:cs="Arial"/>
            <w:sz w:val="24"/>
            <w:szCs w:val="24"/>
          </w:rPr>
          <w:t>,</w:t>
        </w:r>
      </w:ins>
      <w:ins w:id="121" w:author="." w:date="2025-05-29T15:21:00Z">
        <w:r>
          <w:rPr>
            <w:rFonts w:ascii="Arial" w:hAnsi="Arial" w:cs="Arial"/>
            <w:sz w:val="24"/>
            <w:szCs w:val="24"/>
          </w:rPr>
          <w:t xml:space="preserve"> </w:t>
        </w:r>
      </w:ins>
      <w:ins w:id="122" w:author="." w:date="2025-05-29T15:24:00Z">
        <w:r w:rsidR="006E6E68">
          <w:rPr>
            <w:rFonts w:ascii="Arial" w:hAnsi="Arial" w:cs="Arial"/>
            <w:sz w:val="24"/>
            <w:szCs w:val="24"/>
          </w:rPr>
          <w:t>pelo que notei na figura</w:t>
        </w:r>
      </w:ins>
      <w:ins w:id="123" w:author="." w:date="2025-05-29T15:25:00Z">
        <w:r w:rsidR="0053520B">
          <w:rPr>
            <w:rFonts w:ascii="Arial" w:hAnsi="Arial" w:cs="Arial"/>
            <w:sz w:val="24"/>
            <w:szCs w:val="24"/>
          </w:rPr>
          <w:t>,</w:t>
        </w:r>
      </w:ins>
      <w:ins w:id="124" w:author="." w:date="2025-05-29T15:24:00Z">
        <w:r w:rsidR="006E6E68">
          <w:rPr>
            <w:rFonts w:ascii="Arial" w:hAnsi="Arial" w:cs="Arial"/>
            <w:sz w:val="24"/>
            <w:szCs w:val="24"/>
          </w:rPr>
          <w:t xml:space="preserve"> não precisa ser seguida rigorosamente, pois h</w:t>
        </w:r>
      </w:ins>
      <w:ins w:id="125" w:author="." w:date="2025-05-29T15:25:00Z">
        <w:r w:rsidR="00DE67F0">
          <w:rPr>
            <w:rFonts w:ascii="Arial" w:hAnsi="Arial" w:cs="Arial"/>
            <w:sz w:val="24"/>
            <w:szCs w:val="24"/>
          </w:rPr>
          <w:t>á</w:t>
        </w:r>
      </w:ins>
      <w:ins w:id="126" w:author="." w:date="2025-05-29T15:24:00Z">
        <w:r w:rsidR="006E6E68">
          <w:rPr>
            <w:rFonts w:ascii="Arial" w:hAnsi="Arial" w:cs="Arial"/>
            <w:sz w:val="24"/>
            <w:szCs w:val="24"/>
          </w:rPr>
          <w:t xml:space="preserve"> um percentual bem superior a 50%</w:t>
        </w:r>
      </w:ins>
      <w:ins w:id="127" w:author="." w:date="2025-05-29T15:25:00Z">
        <w:r w:rsidR="006E6E68">
          <w:rPr>
            <w:rFonts w:ascii="Arial" w:hAnsi="Arial" w:cs="Arial"/>
            <w:sz w:val="24"/>
            <w:szCs w:val="24"/>
          </w:rPr>
          <w:t xml:space="preserve"> na pilha 2 A. </w:t>
        </w:r>
      </w:ins>
      <w:ins w:id="128" w:author="Eder da Silva Ramos" w:date="2025-06-03T14:04:00Z">
        <w:r w:rsidR="00A718E5" w:rsidRPr="00A718E5">
          <w:rPr>
            <w:rFonts w:ascii="Arial" w:hAnsi="Arial" w:cs="Arial"/>
            <w:sz w:val="24"/>
            <w:szCs w:val="24"/>
          </w:rPr>
          <w:t>Sim, professor. Diariamente atendemos aos volumes previamente acordados para as faixas de extrativos de 3–4% e acima de 4%</w:t>
        </w:r>
        <w:r w:rsidR="00A718E5">
          <w:rPr>
            <w:rFonts w:ascii="Arial" w:hAnsi="Arial" w:cs="Arial"/>
            <w:sz w:val="24"/>
            <w:szCs w:val="24"/>
          </w:rPr>
          <w:t>, principalmente</w:t>
        </w:r>
      </w:ins>
      <w:r w:rsidR="004F003F">
        <w:rPr>
          <w:rFonts w:ascii="Arial" w:hAnsi="Arial" w:cs="Arial"/>
          <w:sz w:val="24"/>
          <w:szCs w:val="24"/>
        </w:rPr>
        <w:t>,</w:t>
      </w:r>
      <w:ins w:id="129" w:author="Eder da Silva Ramos" w:date="2025-06-06T16:12:00Z">
        <w:r w:rsidR="004F003F" w:rsidRPr="004F003F">
          <w:rPr>
            <w:rFonts w:ascii="Arial" w:hAnsi="Arial" w:cs="Arial"/>
            <w:sz w:val="24"/>
            <w:szCs w:val="24"/>
          </w:rPr>
          <w:t xml:space="preserve"> </w:t>
        </w:r>
        <w:r w:rsidR="004F003F">
          <w:rPr>
            <w:rFonts w:ascii="Arial" w:hAnsi="Arial" w:cs="Arial"/>
            <w:sz w:val="24"/>
            <w:szCs w:val="24"/>
          </w:rPr>
          <w:t>pois são os maiores ofensores</w:t>
        </w:r>
      </w:ins>
      <w:del w:id="130" w:author="Eder da Silva Ramos" w:date="2025-06-06T16:13:00Z">
        <w:r w:rsidR="004F003F" w:rsidDel="004F003F">
          <w:rPr>
            <w:rFonts w:ascii="Arial" w:hAnsi="Arial" w:cs="Arial"/>
            <w:sz w:val="24"/>
            <w:szCs w:val="24"/>
          </w:rPr>
          <w:delText>.</w:delText>
        </w:r>
      </w:del>
      <w:ins w:id="131" w:author="Eder da Silva Ramos" w:date="2025-06-06T16:13:00Z">
        <w:r w:rsidR="004F003F">
          <w:rPr>
            <w:rFonts w:ascii="Arial" w:hAnsi="Arial" w:cs="Arial"/>
            <w:sz w:val="24"/>
            <w:szCs w:val="24"/>
          </w:rPr>
          <w:t xml:space="preserve"> </w:t>
        </w:r>
      </w:ins>
      <w:ins w:id="132" w:author="Eder da Silva Ramos" w:date="2025-06-03T14:04:00Z">
        <w:r w:rsidR="00A718E5" w:rsidRPr="00A718E5">
          <w:rPr>
            <w:rFonts w:ascii="Arial" w:hAnsi="Arial" w:cs="Arial"/>
            <w:sz w:val="24"/>
            <w:szCs w:val="24"/>
          </w:rPr>
          <w:t>Já as faixas de 2–3% e abaixo de 2% apresentam menor impacto no processo produtivo, o que permite maior flexibilidade nos percentuais, especialmente em função da logística de entrega por rodovia</w:t>
        </w:r>
      </w:ins>
      <w:ins w:id="133" w:author="Eder da Silva Ramos" w:date="2025-06-06T16:13:00Z">
        <w:r w:rsidR="00364394">
          <w:rPr>
            <w:rFonts w:ascii="Arial" w:hAnsi="Arial" w:cs="Arial"/>
            <w:sz w:val="24"/>
            <w:szCs w:val="24"/>
          </w:rPr>
          <w:t xml:space="preserve">, que oscila bastante. </w:t>
        </w:r>
      </w:ins>
    </w:p>
    <w:p w14:paraId="75E35EC1" w14:textId="7A6EBB37" w:rsidR="00E90D91" w:rsidRPr="00E02988" w:rsidRDefault="00E90D91" w:rsidP="00C65BA2">
      <w:pPr>
        <w:spacing w:line="360" w:lineRule="auto"/>
        <w:ind w:firstLine="851"/>
        <w:jc w:val="both"/>
        <w:rPr>
          <w:rFonts w:ascii="Arial" w:hAnsi="Arial" w:cs="Arial"/>
          <w:sz w:val="24"/>
          <w:szCs w:val="24"/>
        </w:rPr>
      </w:pPr>
      <w:r w:rsidRPr="00E02988">
        <w:rPr>
          <w:rFonts w:ascii="Arial" w:hAnsi="Arial" w:cs="Arial"/>
          <w:sz w:val="24"/>
          <w:szCs w:val="24"/>
        </w:rPr>
        <w:t>Tal distribuição baseia-se em estudos prévios que indicam a necessidade de limitar a quantidade de madeira com alto teor de extrativos para evitar efeitos adversos no processo de cozimento e branqueamento da celulose (COSTA; PEREIRA, 2020).</w:t>
      </w:r>
    </w:p>
    <w:p w14:paraId="5D349FF4" w14:textId="77777777" w:rsidR="002C0E68" w:rsidRDefault="00E90D91" w:rsidP="00C65BA2">
      <w:pPr>
        <w:spacing w:line="360" w:lineRule="auto"/>
        <w:ind w:firstLine="851"/>
        <w:jc w:val="both"/>
        <w:rPr>
          <w:rFonts w:ascii="Arial" w:hAnsi="Arial" w:cs="Arial"/>
          <w:sz w:val="24"/>
          <w:szCs w:val="24"/>
        </w:rPr>
      </w:pPr>
      <w:r w:rsidRPr="00E02988">
        <w:rPr>
          <w:rFonts w:ascii="Arial" w:hAnsi="Arial" w:cs="Arial"/>
          <w:sz w:val="24"/>
          <w:szCs w:val="24"/>
        </w:rPr>
        <w:t>O monitoramento contínuo e sistemático do abastecimento realizado hora a hora no pátio permitiu a manutenção rigorosa desses parâmetros, como ilustrado pelo gráfico de controle que</w:t>
      </w:r>
      <w:r w:rsidR="00E144DC" w:rsidRPr="00E02988">
        <w:rPr>
          <w:rFonts w:ascii="Arial" w:hAnsi="Arial" w:cs="Arial"/>
          <w:sz w:val="24"/>
          <w:szCs w:val="24"/>
        </w:rPr>
        <w:t xml:space="preserve"> </w:t>
      </w:r>
      <w:r w:rsidRPr="00E02988">
        <w:rPr>
          <w:rFonts w:ascii="Arial" w:hAnsi="Arial" w:cs="Arial"/>
          <w:sz w:val="24"/>
          <w:szCs w:val="24"/>
        </w:rPr>
        <w:t xml:space="preserve">reflete o comprometimento com o atendimento da regra combinada. </w:t>
      </w:r>
    </w:p>
    <w:p w14:paraId="2EB704AE" w14:textId="3D2F79F6" w:rsidR="00E90D91" w:rsidRPr="00E02988" w:rsidRDefault="00597273" w:rsidP="00C65BA2">
      <w:pPr>
        <w:spacing w:line="360" w:lineRule="auto"/>
        <w:ind w:firstLine="851"/>
        <w:jc w:val="both"/>
        <w:rPr>
          <w:rFonts w:ascii="Arial" w:hAnsi="Arial" w:cs="Arial"/>
          <w:sz w:val="24"/>
          <w:szCs w:val="24"/>
        </w:rPr>
      </w:pPr>
      <w:r w:rsidRPr="00597273">
        <w:rPr>
          <w:rFonts w:ascii="Arial" w:hAnsi="Arial" w:cs="Arial"/>
          <w:sz w:val="24"/>
          <w:szCs w:val="24"/>
        </w:rPr>
        <w:t>Com uma predominância de aproximadamente 50% do volume</w:t>
      </w:r>
      <w:r w:rsidRPr="00E02988">
        <w:rPr>
          <w:rFonts w:ascii="Arial" w:hAnsi="Arial" w:cs="Arial"/>
          <w:sz w:val="24"/>
          <w:szCs w:val="24"/>
        </w:rPr>
        <w:t xml:space="preserve"> com</w:t>
      </w:r>
      <w:r w:rsidR="00E90D91" w:rsidRPr="00E02988">
        <w:rPr>
          <w:rFonts w:ascii="Arial" w:hAnsi="Arial" w:cs="Arial"/>
          <w:sz w:val="24"/>
          <w:szCs w:val="24"/>
        </w:rPr>
        <w:t xml:space="preserve"> extrativos abaixo de 2% é crucial para garantir menor contaminação por compostos fenólicos e resinas, favorecendo a eficiência dos processos químicos subsequentes e o aumento do rendimento da celulose (ALMEIDA et al., 2021).</w:t>
      </w:r>
    </w:p>
    <w:p w14:paraId="1B85DCB7" w14:textId="77777777" w:rsidR="002C0E68" w:rsidRDefault="00E90D91" w:rsidP="00C65BA2">
      <w:pPr>
        <w:spacing w:line="360" w:lineRule="auto"/>
        <w:ind w:firstLine="851"/>
        <w:jc w:val="both"/>
        <w:rPr>
          <w:rFonts w:ascii="Arial" w:hAnsi="Arial" w:cs="Arial"/>
          <w:sz w:val="24"/>
          <w:szCs w:val="24"/>
        </w:rPr>
      </w:pPr>
      <w:r w:rsidRPr="00E02988">
        <w:rPr>
          <w:rFonts w:ascii="Arial" w:hAnsi="Arial" w:cs="Arial"/>
          <w:sz w:val="24"/>
          <w:szCs w:val="24"/>
        </w:rPr>
        <w:t xml:space="preserve">Além disso, os limites estabelecidos para os intervalos intermediários (2-3% e 3-4%) proporcionam flexibilidade operacional na gestão do estoque, permitindo maior aproveitamento da madeira disponível sem comprometer a qualidade final. </w:t>
      </w:r>
    </w:p>
    <w:p w14:paraId="3E3B56B6" w14:textId="5E3111D4" w:rsidR="00E90D91" w:rsidRPr="00E02988" w:rsidRDefault="00E90D91" w:rsidP="00C65BA2">
      <w:pPr>
        <w:spacing w:line="360" w:lineRule="auto"/>
        <w:ind w:firstLine="851"/>
        <w:jc w:val="both"/>
        <w:rPr>
          <w:rFonts w:ascii="Arial" w:hAnsi="Arial" w:cs="Arial"/>
          <w:sz w:val="24"/>
          <w:szCs w:val="24"/>
        </w:rPr>
      </w:pPr>
      <w:r w:rsidRPr="00E02988">
        <w:rPr>
          <w:rFonts w:ascii="Arial" w:hAnsi="Arial" w:cs="Arial"/>
          <w:sz w:val="24"/>
          <w:szCs w:val="24"/>
        </w:rPr>
        <w:t>O limite de 5% para o volume com extrativos superiores a 4% atua como uma barreira estratégica, minimizando riscos operacionais e custos adicionais decorrentes do tratamento de madeira com elevado teor de extrativos (SANTOS; LIMA, 2018).</w:t>
      </w:r>
    </w:p>
    <w:p w14:paraId="057A533F" w14:textId="77777777" w:rsidR="00E90D91" w:rsidRPr="00E02988" w:rsidRDefault="00E90D91" w:rsidP="00C65BA2">
      <w:pPr>
        <w:spacing w:line="360" w:lineRule="auto"/>
        <w:ind w:firstLine="851"/>
        <w:jc w:val="both"/>
        <w:rPr>
          <w:rFonts w:ascii="Arial" w:hAnsi="Arial" w:cs="Arial"/>
          <w:sz w:val="24"/>
          <w:szCs w:val="24"/>
        </w:rPr>
      </w:pPr>
      <w:r w:rsidRPr="00E02988">
        <w:rPr>
          <w:rFonts w:ascii="Arial" w:hAnsi="Arial" w:cs="Arial"/>
          <w:sz w:val="24"/>
          <w:szCs w:val="24"/>
        </w:rPr>
        <w:t>A implementação desta regra combinada e o controle em tempo real do mix de madeira constituem uma ferramenta eficaz para a mitigação dos impactos negativos dos extrativos, promovendo uma gestão integrada entre o pátio e a fábrica. Essa abordagem contribui para a estabilidade do processo produtivo, a otimização dos recursos florestais e a melhoria contínua da qualidade da celulose produzida (FERREIRA; OLIVEIRA, 2022).</w:t>
      </w:r>
    </w:p>
    <w:p w14:paraId="7C178F0E" w14:textId="77777777" w:rsidR="002C0E68" w:rsidRDefault="0019124A" w:rsidP="00C65BA2">
      <w:pPr>
        <w:spacing w:line="360" w:lineRule="auto"/>
        <w:ind w:firstLine="708"/>
        <w:jc w:val="both"/>
        <w:rPr>
          <w:rFonts w:ascii="Arial" w:hAnsi="Arial" w:cs="Arial"/>
          <w:sz w:val="24"/>
          <w:szCs w:val="24"/>
        </w:rPr>
      </w:pPr>
      <w:r w:rsidRPr="00E02988">
        <w:rPr>
          <w:rFonts w:ascii="Arial" w:hAnsi="Arial" w:cs="Arial"/>
          <w:sz w:val="24"/>
          <w:szCs w:val="24"/>
        </w:rPr>
        <w:t xml:space="preserve">Apesar da regra previamente combinada com a fábrica definir limites claros para os teores de extrativos na composição do mix de madeira, a variabilidade observada na chegada de matéria-prima por rodovia representa um desafio logístico e operacional significativo. </w:t>
      </w:r>
    </w:p>
    <w:p w14:paraId="40D8442B" w14:textId="6CFE8A96" w:rsidR="0019124A" w:rsidRPr="00E02988" w:rsidRDefault="0019124A" w:rsidP="00C65BA2">
      <w:pPr>
        <w:spacing w:line="360" w:lineRule="auto"/>
        <w:ind w:firstLine="708"/>
        <w:jc w:val="both"/>
        <w:rPr>
          <w:rFonts w:ascii="Arial" w:hAnsi="Arial" w:cs="Arial"/>
          <w:sz w:val="24"/>
          <w:szCs w:val="24"/>
        </w:rPr>
      </w:pPr>
      <w:r w:rsidRPr="00E02988">
        <w:rPr>
          <w:rFonts w:ascii="Arial" w:hAnsi="Arial" w:cs="Arial"/>
          <w:sz w:val="24"/>
          <w:szCs w:val="24"/>
        </w:rPr>
        <w:t xml:space="preserve">A heterogeneidade entre </w:t>
      </w:r>
      <w:r w:rsidR="001A0AF6" w:rsidRPr="00E02988">
        <w:rPr>
          <w:rFonts w:ascii="Arial" w:hAnsi="Arial" w:cs="Arial"/>
          <w:sz w:val="24"/>
          <w:szCs w:val="24"/>
        </w:rPr>
        <w:t>as fazendas</w:t>
      </w:r>
      <w:r w:rsidRPr="00E02988">
        <w:rPr>
          <w:rFonts w:ascii="Arial" w:hAnsi="Arial" w:cs="Arial"/>
          <w:sz w:val="24"/>
          <w:szCs w:val="24"/>
        </w:rPr>
        <w:t xml:space="preserve"> recebid</w:t>
      </w:r>
      <w:r w:rsidR="001A0AF6" w:rsidRPr="00E02988">
        <w:rPr>
          <w:rFonts w:ascii="Arial" w:hAnsi="Arial" w:cs="Arial"/>
          <w:sz w:val="24"/>
          <w:szCs w:val="24"/>
        </w:rPr>
        <w:t>a</w:t>
      </w:r>
      <w:r w:rsidRPr="00E02988">
        <w:rPr>
          <w:rFonts w:ascii="Arial" w:hAnsi="Arial" w:cs="Arial"/>
          <w:sz w:val="24"/>
          <w:szCs w:val="24"/>
        </w:rPr>
        <w:t>s, sobretudo no que diz respeito aos teores de extrativos, exige uma atuação estratégica por parte da operação de pátio, que assume o papel essencial de amortecedor dessa variabilidade.</w:t>
      </w:r>
    </w:p>
    <w:p w14:paraId="08CC2DB7" w14:textId="77777777" w:rsidR="002C0E68" w:rsidRDefault="0019124A" w:rsidP="00C65BA2">
      <w:pPr>
        <w:spacing w:line="360" w:lineRule="auto"/>
        <w:ind w:firstLine="708"/>
        <w:jc w:val="both"/>
        <w:rPr>
          <w:rFonts w:ascii="Arial" w:hAnsi="Arial" w:cs="Arial"/>
          <w:sz w:val="24"/>
          <w:szCs w:val="24"/>
        </w:rPr>
      </w:pPr>
      <w:r w:rsidRPr="00E02988">
        <w:rPr>
          <w:rFonts w:ascii="Arial" w:hAnsi="Arial" w:cs="Arial"/>
          <w:sz w:val="24"/>
          <w:szCs w:val="24"/>
        </w:rPr>
        <w:t xml:space="preserve">Na prática, o pátio atua como um filtro técnico-operacional, realizando a triagem e estocagem seletiva da madeira com base nos resultados das análises de extrativos. Tal ação visa garantir que apenas os volumes que se enquadram nos percentuais estabelecidos pela regra do mix combinado sejam encaminhados ao abastecimento da fábrica. </w:t>
      </w:r>
    </w:p>
    <w:p w14:paraId="43BC0CDF" w14:textId="57AFA7FB" w:rsidR="0019124A" w:rsidRPr="00E02988" w:rsidRDefault="0019124A" w:rsidP="00C65BA2">
      <w:pPr>
        <w:spacing w:line="360" w:lineRule="auto"/>
        <w:ind w:firstLine="708"/>
        <w:jc w:val="both"/>
        <w:rPr>
          <w:rFonts w:ascii="Arial" w:hAnsi="Arial" w:cs="Arial"/>
          <w:sz w:val="24"/>
          <w:szCs w:val="24"/>
        </w:rPr>
      </w:pPr>
      <w:r w:rsidRPr="00E02988">
        <w:rPr>
          <w:rFonts w:ascii="Arial" w:hAnsi="Arial" w:cs="Arial"/>
          <w:sz w:val="24"/>
          <w:szCs w:val="24"/>
        </w:rPr>
        <w:t>O restante da madeira, ainda que disponível fisicamente, é retido em estoque até que possa ser utilizada de forma planejada, sem comprometer o equilíbrio químico do processo fabril.</w:t>
      </w:r>
    </w:p>
    <w:p w14:paraId="71DA3789" w14:textId="77777777" w:rsidR="002C0E68" w:rsidRDefault="0019124A" w:rsidP="00C65BA2">
      <w:pPr>
        <w:spacing w:line="360" w:lineRule="auto"/>
        <w:ind w:firstLine="708"/>
        <w:jc w:val="both"/>
        <w:rPr>
          <w:rFonts w:ascii="Arial" w:hAnsi="Arial" w:cs="Arial"/>
          <w:sz w:val="24"/>
          <w:szCs w:val="24"/>
        </w:rPr>
      </w:pPr>
      <w:r w:rsidRPr="00E02988">
        <w:rPr>
          <w:rFonts w:ascii="Arial" w:hAnsi="Arial" w:cs="Arial"/>
          <w:sz w:val="24"/>
          <w:szCs w:val="24"/>
        </w:rPr>
        <w:t xml:space="preserve">Esse controle rigoroso tem impacto direto no giro do pátio, uma vez que exige uma movimentação significativamente maior de madeira para garantir o atendimento da regra combinada. </w:t>
      </w:r>
    </w:p>
    <w:p w14:paraId="42DA0C9E" w14:textId="592B5F78" w:rsidR="00435A07" w:rsidRPr="00E02988" w:rsidRDefault="002043EC" w:rsidP="00435A07">
      <w:pPr>
        <w:spacing w:line="360" w:lineRule="auto"/>
        <w:ind w:firstLine="708"/>
        <w:jc w:val="both"/>
        <w:rPr>
          <w:ins w:id="134" w:author="Eder da Silva Ramos" w:date="2025-06-03T15:39:00Z"/>
          <w:rFonts w:ascii="Arial" w:hAnsi="Arial" w:cs="Arial"/>
          <w:sz w:val="24"/>
          <w:szCs w:val="24"/>
        </w:rPr>
      </w:pPr>
      <w:ins w:id="135" w:author="." w:date="2025-05-29T15:27:00Z">
        <w:r>
          <w:rPr>
            <w:rFonts w:ascii="Arial" w:hAnsi="Arial" w:cs="Arial"/>
            <w:sz w:val="24"/>
            <w:szCs w:val="24"/>
          </w:rPr>
          <w:t xml:space="preserve">Tem como quantificar financeiramente esse giro operacional de 20%? Se sim, seria interessante para apoiar estratégias de </w:t>
        </w:r>
      </w:ins>
      <w:ins w:id="136" w:author="." w:date="2025-05-29T15:28:00Z">
        <w:r>
          <w:rPr>
            <w:rFonts w:ascii="Arial" w:hAnsi="Arial" w:cs="Arial"/>
            <w:sz w:val="24"/>
            <w:szCs w:val="24"/>
          </w:rPr>
          <w:t>redução de variabilidade e a procura também por progênies com menor teor de extrativos.</w:t>
        </w:r>
      </w:ins>
      <w:ins w:id="137" w:author="Eder da Silva Ramos" w:date="2025-06-03T14:18:00Z">
        <w:r w:rsidR="00F77C06">
          <w:rPr>
            <w:rFonts w:ascii="Arial" w:hAnsi="Arial" w:cs="Arial"/>
            <w:sz w:val="24"/>
            <w:szCs w:val="24"/>
          </w:rPr>
          <w:t xml:space="preserve"> </w:t>
        </w:r>
      </w:ins>
      <w:ins w:id="138" w:author="Eder da Silva Ramos" w:date="2025-06-03T15:39:00Z">
        <w:r w:rsidR="00435A07" w:rsidRPr="002C271C">
          <w:rPr>
            <w:rFonts w:ascii="Arial" w:hAnsi="Arial" w:cs="Arial"/>
            <w:b/>
            <w:i/>
            <w:sz w:val="24"/>
            <w:szCs w:val="24"/>
          </w:rPr>
          <w:t>*Professor,</w:t>
        </w:r>
        <w:r w:rsidR="00435A07">
          <w:rPr>
            <w:rFonts w:ascii="Arial" w:hAnsi="Arial" w:cs="Arial"/>
            <w:sz w:val="24"/>
            <w:szCs w:val="24"/>
          </w:rPr>
          <w:t xml:space="preserve"> reescrevi o parágrafo </w:t>
        </w:r>
      </w:ins>
      <w:ins w:id="139" w:author="Eder da Silva Ramos" w:date="2025-06-03T15:40:00Z">
        <w:r w:rsidR="00435A07">
          <w:rPr>
            <w:rFonts w:ascii="Arial" w:hAnsi="Arial" w:cs="Arial"/>
            <w:sz w:val="24"/>
            <w:szCs w:val="24"/>
          </w:rPr>
          <w:t>abaixo</w:t>
        </w:r>
      </w:ins>
      <w:ins w:id="140" w:author="Eder da Silva Ramos" w:date="2025-06-03T15:39:00Z">
        <w:r w:rsidR="00435A07">
          <w:rPr>
            <w:rFonts w:ascii="Arial" w:hAnsi="Arial" w:cs="Arial"/>
            <w:sz w:val="24"/>
            <w:szCs w:val="24"/>
          </w:rPr>
          <w:t xml:space="preserve">, gentileza avaliar. Sobre o segundo questionamento, </w:t>
        </w:r>
        <w:r w:rsidR="00435A07" w:rsidRPr="0041566D">
          <w:rPr>
            <w:rFonts w:ascii="Arial" w:hAnsi="Arial" w:cs="Arial"/>
            <w:sz w:val="24"/>
            <w:szCs w:val="24"/>
          </w:rPr>
          <w:t>essa estratégia fa</w:t>
        </w:r>
        <w:r w:rsidR="00435A07">
          <w:rPr>
            <w:rFonts w:ascii="Arial" w:hAnsi="Arial" w:cs="Arial"/>
            <w:sz w:val="24"/>
            <w:szCs w:val="24"/>
          </w:rPr>
          <w:t xml:space="preserve">ria </w:t>
        </w:r>
        <w:r w:rsidR="00435A07" w:rsidRPr="0041566D">
          <w:rPr>
            <w:rFonts w:ascii="Arial" w:hAnsi="Arial" w:cs="Arial"/>
            <w:sz w:val="24"/>
            <w:szCs w:val="24"/>
          </w:rPr>
          <w:t>sentido</w:t>
        </w:r>
        <w:r w:rsidR="00435A07">
          <w:rPr>
            <w:rFonts w:ascii="Arial" w:hAnsi="Arial" w:cs="Arial"/>
            <w:sz w:val="24"/>
            <w:szCs w:val="24"/>
          </w:rPr>
          <w:t xml:space="preserve">, porém na </w:t>
        </w:r>
        <w:r w:rsidR="00435A07" w:rsidRPr="0041566D">
          <w:rPr>
            <w:rFonts w:ascii="Arial" w:hAnsi="Arial" w:cs="Arial"/>
            <w:sz w:val="24"/>
            <w:szCs w:val="24"/>
          </w:rPr>
          <w:t xml:space="preserve">atual conjuntura de elevada competição por madeira no Brasil, </w:t>
        </w:r>
        <w:r w:rsidR="00435A07">
          <w:rPr>
            <w:rFonts w:ascii="Arial" w:hAnsi="Arial" w:cs="Arial"/>
            <w:sz w:val="24"/>
            <w:szCs w:val="24"/>
          </w:rPr>
          <w:t>por</w:t>
        </w:r>
        <w:r w:rsidR="00435A07" w:rsidRPr="0041566D">
          <w:rPr>
            <w:rFonts w:ascii="Arial" w:hAnsi="Arial" w:cs="Arial"/>
            <w:sz w:val="24"/>
            <w:szCs w:val="24"/>
          </w:rPr>
          <w:t xml:space="preserve"> todos os players do setor de </w:t>
        </w:r>
        <w:r w:rsidR="00435A07">
          <w:rPr>
            <w:rFonts w:ascii="Arial" w:hAnsi="Arial" w:cs="Arial"/>
            <w:sz w:val="24"/>
            <w:szCs w:val="24"/>
          </w:rPr>
          <w:t xml:space="preserve">celulose, </w:t>
        </w:r>
        <w:r w:rsidR="00435A07" w:rsidRPr="0041566D">
          <w:rPr>
            <w:rFonts w:ascii="Arial" w:hAnsi="Arial" w:cs="Arial"/>
            <w:sz w:val="24"/>
            <w:szCs w:val="24"/>
          </w:rPr>
          <w:t>a decisão se resume, muitas vezes, a adquirir a madeira disponível ou enfrentar o risco de desabastecimento da fábrica</w:t>
        </w:r>
        <w:r w:rsidR="00435A07">
          <w:rPr>
            <w:rFonts w:ascii="Arial" w:hAnsi="Arial" w:cs="Arial"/>
            <w:sz w:val="24"/>
            <w:szCs w:val="24"/>
          </w:rPr>
          <w:t>*</w:t>
        </w:r>
      </w:ins>
    </w:p>
    <w:p w14:paraId="2046AC64" w14:textId="49CBDB18" w:rsidR="00D036A0" w:rsidRDefault="00D036A0" w:rsidP="00C65BA2">
      <w:pPr>
        <w:spacing w:line="360" w:lineRule="auto"/>
        <w:ind w:firstLine="708"/>
        <w:jc w:val="both"/>
        <w:rPr>
          <w:rFonts w:ascii="Arial" w:hAnsi="Arial" w:cs="Arial"/>
          <w:sz w:val="24"/>
          <w:szCs w:val="24"/>
        </w:rPr>
      </w:pPr>
    </w:p>
    <w:p w14:paraId="2CA1077B" w14:textId="38A8B268" w:rsidR="008420CE" w:rsidRDefault="008420CE" w:rsidP="00C65BA2">
      <w:pPr>
        <w:spacing w:line="360" w:lineRule="auto"/>
        <w:ind w:firstLine="708"/>
        <w:jc w:val="both"/>
        <w:rPr>
          <w:rFonts w:ascii="Arial" w:hAnsi="Arial" w:cs="Arial"/>
          <w:sz w:val="24"/>
          <w:szCs w:val="24"/>
        </w:rPr>
      </w:pPr>
    </w:p>
    <w:p w14:paraId="3AD10684" w14:textId="77777777" w:rsidR="008420CE" w:rsidRDefault="008420CE" w:rsidP="00C65BA2">
      <w:pPr>
        <w:spacing w:line="360" w:lineRule="auto"/>
        <w:ind w:firstLine="708"/>
        <w:jc w:val="both"/>
        <w:rPr>
          <w:rFonts w:ascii="Arial" w:hAnsi="Arial" w:cs="Arial"/>
          <w:sz w:val="24"/>
          <w:szCs w:val="24"/>
        </w:rPr>
      </w:pPr>
    </w:p>
    <w:p w14:paraId="242291DB" w14:textId="548BB2BD" w:rsidR="00E22F5A" w:rsidRPr="00E22F5A" w:rsidRDefault="00E22F5A" w:rsidP="00E22F5A">
      <w:pPr>
        <w:pStyle w:val="Legenda"/>
        <w:keepNext/>
        <w:jc w:val="center"/>
        <w:rPr>
          <w:rFonts w:ascii="Arial" w:hAnsi="Arial" w:cs="Arial"/>
          <w:i w:val="0"/>
          <w:color w:val="auto"/>
          <w:sz w:val="20"/>
        </w:rPr>
      </w:pPr>
      <w:bookmarkStart w:id="141" w:name="_Toc200031390"/>
      <w:r w:rsidRPr="00E22F5A">
        <w:rPr>
          <w:rFonts w:ascii="Arial" w:hAnsi="Arial" w:cs="Arial"/>
          <w:i w:val="0"/>
          <w:color w:val="auto"/>
          <w:sz w:val="20"/>
        </w:rPr>
        <w:t xml:space="preserve">Tabela </w:t>
      </w:r>
      <w:r w:rsidRPr="00E22F5A">
        <w:rPr>
          <w:rFonts w:ascii="Arial" w:hAnsi="Arial" w:cs="Arial"/>
          <w:i w:val="0"/>
          <w:color w:val="auto"/>
          <w:sz w:val="20"/>
        </w:rPr>
        <w:fldChar w:fldCharType="begin"/>
      </w:r>
      <w:r w:rsidRPr="00E22F5A">
        <w:rPr>
          <w:rFonts w:ascii="Arial" w:hAnsi="Arial" w:cs="Arial"/>
          <w:i w:val="0"/>
          <w:color w:val="auto"/>
          <w:sz w:val="20"/>
        </w:rPr>
        <w:instrText xml:space="preserve"> SEQ Tabela \* ARABIC </w:instrText>
      </w:r>
      <w:r w:rsidRPr="00E22F5A">
        <w:rPr>
          <w:rFonts w:ascii="Arial" w:hAnsi="Arial" w:cs="Arial"/>
          <w:i w:val="0"/>
          <w:color w:val="auto"/>
          <w:sz w:val="20"/>
        </w:rPr>
        <w:fldChar w:fldCharType="separate"/>
      </w:r>
      <w:r w:rsidR="001F67B5">
        <w:rPr>
          <w:rFonts w:ascii="Arial" w:hAnsi="Arial" w:cs="Arial"/>
          <w:i w:val="0"/>
          <w:noProof/>
          <w:color w:val="auto"/>
          <w:sz w:val="20"/>
        </w:rPr>
        <w:t>8</w:t>
      </w:r>
      <w:r w:rsidRPr="00E22F5A">
        <w:rPr>
          <w:rFonts w:ascii="Arial" w:hAnsi="Arial" w:cs="Arial"/>
          <w:i w:val="0"/>
          <w:color w:val="auto"/>
          <w:sz w:val="20"/>
        </w:rPr>
        <w:fldChar w:fldCharType="end"/>
      </w:r>
      <w:r w:rsidRPr="00E22F5A">
        <w:rPr>
          <w:rFonts w:ascii="Arial" w:hAnsi="Arial" w:cs="Arial"/>
          <w:i w:val="0"/>
          <w:color w:val="auto"/>
          <w:sz w:val="20"/>
        </w:rPr>
        <w:t xml:space="preserve">. Abastecimento diário com foco no uso do rechego interno para controle de extrativos. Fonte: Dados internos da Bracell, </w:t>
      </w:r>
      <w:proofErr w:type="gramStart"/>
      <w:r w:rsidRPr="00E22F5A">
        <w:rPr>
          <w:rFonts w:ascii="Arial" w:hAnsi="Arial" w:cs="Arial"/>
          <w:i w:val="0"/>
          <w:color w:val="auto"/>
          <w:sz w:val="20"/>
        </w:rPr>
        <w:t>Maio</w:t>
      </w:r>
      <w:proofErr w:type="gramEnd"/>
      <w:r w:rsidRPr="00E22F5A">
        <w:rPr>
          <w:rFonts w:ascii="Arial" w:hAnsi="Arial" w:cs="Arial"/>
          <w:i w:val="0"/>
          <w:color w:val="auto"/>
          <w:sz w:val="20"/>
        </w:rPr>
        <w:t xml:space="preserve"> 2025.</w:t>
      </w:r>
      <w:bookmarkEnd w:id="141"/>
    </w:p>
    <w:tbl>
      <w:tblPr>
        <w:tblStyle w:val="Tabelacomgrade"/>
        <w:tblW w:w="0" w:type="auto"/>
        <w:jc w:val="center"/>
        <w:tblLook w:val="04A0" w:firstRow="1" w:lastRow="0" w:firstColumn="1" w:lastColumn="0" w:noHBand="0" w:noVBand="1"/>
      </w:tblPr>
      <w:tblGrid>
        <w:gridCol w:w="657"/>
        <w:gridCol w:w="2007"/>
        <w:gridCol w:w="2198"/>
        <w:gridCol w:w="2350"/>
        <w:gridCol w:w="1849"/>
      </w:tblGrid>
      <w:tr w:rsidR="00E22F5A" w14:paraId="52C095A8" w14:textId="77777777" w:rsidTr="00D455DD">
        <w:trPr>
          <w:jc w:val="center"/>
        </w:trPr>
        <w:tc>
          <w:tcPr>
            <w:tcW w:w="0" w:type="auto"/>
            <w:vAlign w:val="center"/>
          </w:tcPr>
          <w:p w14:paraId="57694030"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Dia</w:t>
            </w:r>
          </w:p>
        </w:tc>
        <w:tc>
          <w:tcPr>
            <w:tcW w:w="0" w:type="auto"/>
            <w:vAlign w:val="center"/>
          </w:tcPr>
          <w:p w14:paraId="7BD04EDF"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Entrega Direta (mil m³)</w:t>
            </w:r>
          </w:p>
        </w:tc>
        <w:tc>
          <w:tcPr>
            <w:tcW w:w="0" w:type="auto"/>
            <w:vAlign w:val="center"/>
          </w:tcPr>
          <w:p w14:paraId="016EAE43" w14:textId="77777777" w:rsidR="00E22F5A" w:rsidRPr="00D455DD" w:rsidRDefault="00E22F5A" w:rsidP="00D455DD">
            <w:pPr>
              <w:jc w:val="center"/>
              <w:rPr>
                <w:rFonts w:ascii="Arial" w:hAnsi="Arial" w:cs="Arial"/>
                <w:b/>
                <w:sz w:val="24"/>
                <w:szCs w:val="24"/>
              </w:rPr>
            </w:pPr>
            <w:proofErr w:type="gramStart"/>
            <w:r w:rsidRPr="00D455DD">
              <w:rPr>
                <w:rFonts w:ascii="Arial" w:hAnsi="Arial" w:cs="Arial"/>
                <w:b/>
                <w:sz w:val="24"/>
                <w:szCs w:val="24"/>
              </w:rPr>
              <w:t>Rechego Interno</w:t>
            </w:r>
            <w:proofErr w:type="gramEnd"/>
            <w:r w:rsidRPr="00D455DD">
              <w:rPr>
                <w:rFonts w:ascii="Arial" w:hAnsi="Arial" w:cs="Arial"/>
                <w:b/>
                <w:sz w:val="24"/>
                <w:szCs w:val="24"/>
              </w:rPr>
              <w:t xml:space="preserve"> (mil m³)</w:t>
            </w:r>
          </w:p>
        </w:tc>
        <w:tc>
          <w:tcPr>
            <w:tcW w:w="0" w:type="auto"/>
            <w:vAlign w:val="center"/>
          </w:tcPr>
          <w:p w14:paraId="0E1FED86"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Total Abastecido (mil m³)</w:t>
            </w:r>
          </w:p>
        </w:tc>
        <w:tc>
          <w:tcPr>
            <w:tcW w:w="0" w:type="auto"/>
            <w:vAlign w:val="center"/>
          </w:tcPr>
          <w:p w14:paraId="79E7F575"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 Rechego Interno</w:t>
            </w:r>
          </w:p>
        </w:tc>
      </w:tr>
      <w:tr w:rsidR="00E22F5A" w14:paraId="01DA11D0" w14:textId="77777777" w:rsidTr="00D455DD">
        <w:trPr>
          <w:jc w:val="center"/>
        </w:trPr>
        <w:tc>
          <w:tcPr>
            <w:tcW w:w="0" w:type="auto"/>
            <w:vAlign w:val="center"/>
          </w:tcPr>
          <w:p w14:paraId="413A31E9"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D2</w:t>
            </w:r>
          </w:p>
        </w:tc>
        <w:tc>
          <w:tcPr>
            <w:tcW w:w="0" w:type="auto"/>
            <w:vAlign w:val="center"/>
          </w:tcPr>
          <w:p w14:paraId="7099965A"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8,17</w:t>
            </w:r>
          </w:p>
        </w:tc>
        <w:tc>
          <w:tcPr>
            <w:tcW w:w="0" w:type="auto"/>
            <w:vAlign w:val="center"/>
          </w:tcPr>
          <w:p w14:paraId="4F29EB50"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4,72</w:t>
            </w:r>
          </w:p>
        </w:tc>
        <w:tc>
          <w:tcPr>
            <w:tcW w:w="0" w:type="auto"/>
            <w:vAlign w:val="center"/>
          </w:tcPr>
          <w:p w14:paraId="16353634"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12,89</w:t>
            </w:r>
          </w:p>
        </w:tc>
        <w:tc>
          <w:tcPr>
            <w:tcW w:w="0" w:type="auto"/>
            <w:vAlign w:val="center"/>
          </w:tcPr>
          <w:p w14:paraId="126D3013"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36,63%</w:t>
            </w:r>
          </w:p>
        </w:tc>
      </w:tr>
      <w:tr w:rsidR="00E22F5A" w14:paraId="57435824" w14:textId="77777777" w:rsidTr="00D455DD">
        <w:trPr>
          <w:jc w:val="center"/>
        </w:trPr>
        <w:tc>
          <w:tcPr>
            <w:tcW w:w="0" w:type="auto"/>
            <w:vAlign w:val="center"/>
          </w:tcPr>
          <w:p w14:paraId="25EA01ED"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D7</w:t>
            </w:r>
          </w:p>
        </w:tc>
        <w:tc>
          <w:tcPr>
            <w:tcW w:w="0" w:type="auto"/>
            <w:vAlign w:val="center"/>
          </w:tcPr>
          <w:p w14:paraId="1D589EC5"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6,04</w:t>
            </w:r>
          </w:p>
        </w:tc>
        <w:tc>
          <w:tcPr>
            <w:tcW w:w="0" w:type="auto"/>
            <w:vAlign w:val="center"/>
          </w:tcPr>
          <w:p w14:paraId="6BCFA27D"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8,83</w:t>
            </w:r>
          </w:p>
        </w:tc>
        <w:tc>
          <w:tcPr>
            <w:tcW w:w="0" w:type="auto"/>
            <w:vAlign w:val="center"/>
          </w:tcPr>
          <w:p w14:paraId="179974B9"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14,87</w:t>
            </w:r>
          </w:p>
        </w:tc>
        <w:tc>
          <w:tcPr>
            <w:tcW w:w="0" w:type="auto"/>
            <w:vAlign w:val="center"/>
          </w:tcPr>
          <w:p w14:paraId="751F927A"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59,38%</w:t>
            </w:r>
          </w:p>
        </w:tc>
      </w:tr>
      <w:tr w:rsidR="00E22F5A" w14:paraId="2BF1C8BB" w14:textId="77777777" w:rsidTr="00D455DD">
        <w:trPr>
          <w:jc w:val="center"/>
        </w:trPr>
        <w:tc>
          <w:tcPr>
            <w:tcW w:w="0" w:type="auto"/>
            <w:vAlign w:val="center"/>
          </w:tcPr>
          <w:p w14:paraId="4D9946CD"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D8</w:t>
            </w:r>
          </w:p>
        </w:tc>
        <w:tc>
          <w:tcPr>
            <w:tcW w:w="0" w:type="auto"/>
            <w:vAlign w:val="center"/>
          </w:tcPr>
          <w:p w14:paraId="0C3E0BA1"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3,85</w:t>
            </w:r>
          </w:p>
        </w:tc>
        <w:tc>
          <w:tcPr>
            <w:tcW w:w="0" w:type="auto"/>
            <w:vAlign w:val="center"/>
          </w:tcPr>
          <w:p w14:paraId="4350DB35"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3,17</w:t>
            </w:r>
          </w:p>
        </w:tc>
        <w:tc>
          <w:tcPr>
            <w:tcW w:w="0" w:type="auto"/>
            <w:vAlign w:val="center"/>
          </w:tcPr>
          <w:p w14:paraId="0FF6512E"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7,02</w:t>
            </w:r>
          </w:p>
        </w:tc>
        <w:tc>
          <w:tcPr>
            <w:tcW w:w="0" w:type="auto"/>
            <w:vAlign w:val="center"/>
          </w:tcPr>
          <w:p w14:paraId="77950BC7"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45,16%</w:t>
            </w:r>
          </w:p>
        </w:tc>
      </w:tr>
      <w:tr w:rsidR="00E22F5A" w14:paraId="528C01CB" w14:textId="77777777" w:rsidTr="00D455DD">
        <w:trPr>
          <w:jc w:val="center"/>
        </w:trPr>
        <w:tc>
          <w:tcPr>
            <w:tcW w:w="0" w:type="auto"/>
            <w:vAlign w:val="center"/>
          </w:tcPr>
          <w:p w14:paraId="75AE7616"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D9</w:t>
            </w:r>
          </w:p>
        </w:tc>
        <w:tc>
          <w:tcPr>
            <w:tcW w:w="0" w:type="auto"/>
            <w:vAlign w:val="center"/>
          </w:tcPr>
          <w:p w14:paraId="40F5271F"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12,94</w:t>
            </w:r>
          </w:p>
        </w:tc>
        <w:tc>
          <w:tcPr>
            <w:tcW w:w="0" w:type="auto"/>
            <w:vAlign w:val="center"/>
          </w:tcPr>
          <w:p w14:paraId="17EAB74A"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6,56</w:t>
            </w:r>
          </w:p>
        </w:tc>
        <w:tc>
          <w:tcPr>
            <w:tcW w:w="0" w:type="auto"/>
            <w:vAlign w:val="center"/>
          </w:tcPr>
          <w:p w14:paraId="2286625C"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19,50</w:t>
            </w:r>
          </w:p>
        </w:tc>
        <w:tc>
          <w:tcPr>
            <w:tcW w:w="0" w:type="auto"/>
            <w:vAlign w:val="center"/>
          </w:tcPr>
          <w:p w14:paraId="18781A0C"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33,63%</w:t>
            </w:r>
          </w:p>
        </w:tc>
      </w:tr>
      <w:tr w:rsidR="00E22F5A" w14:paraId="046D670C" w14:textId="77777777" w:rsidTr="00D455DD">
        <w:trPr>
          <w:jc w:val="center"/>
        </w:trPr>
        <w:tc>
          <w:tcPr>
            <w:tcW w:w="0" w:type="auto"/>
            <w:vAlign w:val="center"/>
          </w:tcPr>
          <w:p w14:paraId="602DB4DE"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D10</w:t>
            </w:r>
          </w:p>
        </w:tc>
        <w:tc>
          <w:tcPr>
            <w:tcW w:w="0" w:type="auto"/>
            <w:vAlign w:val="center"/>
          </w:tcPr>
          <w:p w14:paraId="5480869C"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18,04</w:t>
            </w:r>
          </w:p>
        </w:tc>
        <w:tc>
          <w:tcPr>
            <w:tcW w:w="0" w:type="auto"/>
            <w:vAlign w:val="center"/>
          </w:tcPr>
          <w:p w14:paraId="61B8DFF8"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8,14</w:t>
            </w:r>
          </w:p>
        </w:tc>
        <w:tc>
          <w:tcPr>
            <w:tcW w:w="0" w:type="auto"/>
            <w:vAlign w:val="center"/>
          </w:tcPr>
          <w:p w14:paraId="0C750A02"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26,18</w:t>
            </w:r>
          </w:p>
        </w:tc>
        <w:tc>
          <w:tcPr>
            <w:tcW w:w="0" w:type="auto"/>
            <w:vAlign w:val="center"/>
          </w:tcPr>
          <w:p w14:paraId="010DAB33"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31,11%</w:t>
            </w:r>
          </w:p>
        </w:tc>
      </w:tr>
      <w:tr w:rsidR="00E22F5A" w14:paraId="14848531" w14:textId="77777777" w:rsidTr="00D455DD">
        <w:trPr>
          <w:jc w:val="center"/>
        </w:trPr>
        <w:tc>
          <w:tcPr>
            <w:tcW w:w="0" w:type="auto"/>
            <w:vAlign w:val="center"/>
          </w:tcPr>
          <w:p w14:paraId="7416EE94"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D11</w:t>
            </w:r>
          </w:p>
        </w:tc>
        <w:tc>
          <w:tcPr>
            <w:tcW w:w="0" w:type="auto"/>
            <w:vAlign w:val="center"/>
          </w:tcPr>
          <w:p w14:paraId="2ECBAA72"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18,39</w:t>
            </w:r>
          </w:p>
        </w:tc>
        <w:tc>
          <w:tcPr>
            <w:tcW w:w="0" w:type="auto"/>
            <w:vAlign w:val="center"/>
          </w:tcPr>
          <w:p w14:paraId="5656A99C"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9,57</w:t>
            </w:r>
          </w:p>
        </w:tc>
        <w:tc>
          <w:tcPr>
            <w:tcW w:w="0" w:type="auto"/>
            <w:vAlign w:val="center"/>
          </w:tcPr>
          <w:p w14:paraId="55B5A97A"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27,96</w:t>
            </w:r>
          </w:p>
        </w:tc>
        <w:tc>
          <w:tcPr>
            <w:tcW w:w="0" w:type="auto"/>
            <w:vAlign w:val="center"/>
          </w:tcPr>
          <w:p w14:paraId="35338510"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34,23%</w:t>
            </w:r>
          </w:p>
        </w:tc>
      </w:tr>
      <w:tr w:rsidR="00E22F5A" w14:paraId="0DA900ED" w14:textId="77777777" w:rsidTr="00D455DD">
        <w:trPr>
          <w:jc w:val="center"/>
        </w:trPr>
        <w:tc>
          <w:tcPr>
            <w:tcW w:w="0" w:type="auto"/>
            <w:vAlign w:val="center"/>
          </w:tcPr>
          <w:p w14:paraId="3AF65C21"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D12</w:t>
            </w:r>
          </w:p>
        </w:tc>
        <w:tc>
          <w:tcPr>
            <w:tcW w:w="0" w:type="auto"/>
            <w:vAlign w:val="center"/>
          </w:tcPr>
          <w:p w14:paraId="183921BA"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18,65</w:t>
            </w:r>
          </w:p>
        </w:tc>
        <w:tc>
          <w:tcPr>
            <w:tcW w:w="0" w:type="auto"/>
            <w:vAlign w:val="center"/>
          </w:tcPr>
          <w:p w14:paraId="62CF97D6"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8,02</w:t>
            </w:r>
          </w:p>
        </w:tc>
        <w:tc>
          <w:tcPr>
            <w:tcW w:w="0" w:type="auto"/>
            <w:vAlign w:val="center"/>
          </w:tcPr>
          <w:p w14:paraId="5100E095"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26,68</w:t>
            </w:r>
          </w:p>
        </w:tc>
        <w:tc>
          <w:tcPr>
            <w:tcW w:w="0" w:type="auto"/>
            <w:vAlign w:val="center"/>
          </w:tcPr>
          <w:p w14:paraId="29B486ED"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30,08%</w:t>
            </w:r>
          </w:p>
        </w:tc>
      </w:tr>
      <w:tr w:rsidR="00E22F5A" w14:paraId="21CDDC0E" w14:textId="77777777" w:rsidTr="00D455DD">
        <w:trPr>
          <w:jc w:val="center"/>
        </w:trPr>
        <w:tc>
          <w:tcPr>
            <w:tcW w:w="0" w:type="auto"/>
            <w:vAlign w:val="center"/>
          </w:tcPr>
          <w:p w14:paraId="27953ADF"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D14</w:t>
            </w:r>
          </w:p>
        </w:tc>
        <w:tc>
          <w:tcPr>
            <w:tcW w:w="0" w:type="auto"/>
            <w:vAlign w:val="center"/>
          </w:tcPr>
          <w:p w14:paraId="23004E63"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14,50</w:t>
            </w:r>
          </w:p>
        </w:tc>
        <w:tc>
          <w:tcPr>
            <w:tcW w:w="0" w:type="auto"/>
            <w:vAlign w:val="center"/>
          </w:tcPr>
          <w:p w14:paraId="5DCBE97B"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8,02</w:t>
            </w:r>
          </w:p>
        </w:tc>
        <w:tc>
          <w:tcPr>
            <w:tcW w:w="0" w:type="auto"/>
            <w:vAlign w:val="center"/>
          </w:tcPr>
          <w:p w14:paraId="72C8F264"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22,53</w:t>
            </w:r>
          </w:p>
        </w:tc>
        <w:tc>
          <w:tcPr>
            <w:tcW w:w="0" w:type="auto"/>
            <w:vAlign w:val="center"/>
          </w:tcPr>
          <w:p w14:paraId="2207D6F3"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35,62%</w:t>
            </w:r>
          </w:p>
        </w:tc>
      </w:tr>
      <w:tr w:rsidR="00E22F5A" w14:paraId="225E9EEA" w14:textId="77777777" w:rsidTr="00D455DD">
        <w:trPr>
          <w:jc w:val="center"/>
        </w:trPr>
        <w:tc>
          <w:tcPr>
            <w:tcW w:w="0" w:type="auto"/>
            <w:vAlign w:val="center"/>
          </w:tcPr>
          <w:p w14:paraId="717FCC44"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D18</w:t>
            </w:r>
          </w:p>
        </w:tc>
        <w:tc>
          <w:tcPr>
            <w:tcW w:w="0" w:type="auto"/>
            <w:vAlign w:val="center"/>
          </w:tcPr>
          <w:p w14:paraId="4ECC3BF9"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20,33</w:t>
            </w:r>
          </w:p>
        </w:tc>
        <w:tc>
          <w:tcPr>
            <w:tcW w:w="0" w:type="auto"/>
            <w:vAlign w:val="center"/>
          </w:tcPr>
          <w:p w14:paraId="0C258F42"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9,11</w:t>
            </w:r>
          </w:p>
        </w:tc>
        <w:tc>
          <w:tcPr>
            <w:tcW w:w="0" w:type="auto"/>
            <w:vAlign w:val="center"/>
          </w:tcPr>
          <w:p w14:paraId="17F59B9D"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29,44</w:t>
            </w:r>
          </w:p>
        </w:tc>
        <w:tc>
          <w:tcPr>
            <w:tcW w:w="0" w:type="auto"/>
            <w:vAlign w:val="center"/>
          </w:tcPr>
          <w:p w14:paraId="445F9832"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30,95%</w:t>
            </w:r>
          </w:p>
        </w:tc>
      </w:tr>
      <w:tr w:rsidR="00E22F5A" w14:paraId="25B64728" w14:textId="77777777" w:rsidTr="00D455DD">
        <w:trPr>
          <w:jc w:val="center"/>
        </w:trPr>
        <w:tc>
          <w:tcPr>
            <w:tcW w:w="0" w:type="auto"/>
            <w:vAlign w:val="center"/>
          </w:tcPr>
          <w:p w14:paraId="23034E4D" w14:textId="77777777" w:rsidR="00E22F5A" w:rsidRPr="00D455DD" w:rsidRDefault="00E22F5A" w:rsidP="00D455DD">
            <w:pPr>
              <w:jc w:val="center"/>
              <w:rPr>
                <w:rFonts w:ascii="Arial" w:hAnsi="Arial" w:cs="Arial"/>
                <w:b/>
                <w:sz w:val="24"/>
                <w:szCs w:val="24"/>
              </w:rPr>
            </w:pPr>
            <w:r w:rsidRPr="00D455DD">
              <w:rPr>
                <w:rFonts w:ascii="Arial" w:hAnsi="Arial" w:cs="Arial"/>
                <w:b/>
                <w:sz w:val="24"/>
                <w:szCs w:val="24"/>
              </w:rPr>
              <w:t>D20</w:t>
            </w:r>
          </w:p>
        </w:tc>
        <w:tc>
          <w:tcPr>
            <w:tcW w:w="0" w:type="auto"/>
            <w:vAlign w:val="center"/>
          </w:tcPr>
          <w:p w14:paraId="50DFAAE6"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22,69</w:t>
            </w:r>
          </w:p>
        </w:tc>
        <w:tc>
          <w:tcPr>
            <w:tcW w:w="0" w:type="auto"/>
            <w:vAlign w:val="center"/>
          </w:tcPr>
          <w:p w14:paraId="2FAC2BF9"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10,37</w:t>
            </w:r>
          </w:p>
        </w:tc>
        <w:tc>
          <w:tcPr>
            <w:tcW w:w="0" w:type="auto"/>
            <w:vAlign w:val="center"/>
          </w:tcPr>
          <w:p w14:paraId="7B1FB0F1"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33,06</w:t>
            </w:r>
          </w:p>
        </w:tc>
        <w:tc>
          <w:tcPr>
            <w:tcW w:w="0" w:type="auto"/>
            <w:vAlign w:val="center"/>
          </w:tcPr>
          <w:p w14:paraId="09D40451" w14:textId="77777777" w:rsidR="00E22F5A" w:rsidRPr="00D455DD" w:rsidRDefault="00E22F5A" w:rsidP="00D455DD">
            <w:pPr>
              <w:jc w:val="center"/>
              <w:rPr>
                <w:rFonts w:ascii="Arial" w:hAnsi="Arial" w:cs="Arial"/>
                <w:sz w:val="24"/>
                <w:szCs w:val="24"/>
              </w:rPr>
            </w:pPr>
            <w:r w:rsidRPr="00D455DD">
              <w:rPr>
                <w:rFonts w:ascii="Arial" w:hAnsi="Arial" w:cs="Arial"/>
                <w:sz w:val="24"/>
                <w:szCs w:val="24"/>
              </w:rPr>
              <w:t>31,37%</w:t>
            </w:r>
          </w:p>
        </w:tc>
      </w:tr>
    </w:tbl>
    <w:p w14:paraId="1BB05B94" w14:textId="68BA8ABC" w:rsidR="000461CC" w:rsidRDefault="000461CC" w:rsidP="00484177">
      <w:pPr>
        <w:keepNext/>
        <w:spacing w:line="360" w:lineRule="auto"/>
        <w:ind w:firstLine="708"/>
        <w:jc w:val="center"/>
        <w:rPr>
          <w:ins w:id="142" w:author="Eder da Silva Ramos" w:date="2025-06-03T15:17:00Z"/>
        </w:rPr>
      </w:pPr>
    </w:p>
    <w:p w14:paraId="100CBB7E" w14:textId="6C78C83A" w:rsidR="000461CC" w:rsidRPr="00655CF4" w:rsidRDefault="000461CC" w:rsidP="008420CE">
      <w:pPr>
        <w:spacing w:line="360" w:lineRule="auto"/>
        <w:ind w:firstLine="708"/>
        <w:jc w:val="both"/>
        <w:rPr>
          <w:ins w:id="143" w:author="Eder da Silva Ramos" w:date="2025-06-03T15:20:00Z"/>
          <w:rFonts w:ascii="Arial" w:hAnsi="Arial" w:cs="Arial"/>
          <w:sz w:val="24"/>
          <w:rPrChange w:id="144" w:author="Eder da Silva Ramos" w:date="2025-06-03T15:30:00Z">
            <w:rPr>
              <w:ins w:id="145" w:author="Eder da Silva Ramos" w:date="2025-06-03T15:20:00Z"/>
            </w:rPr>
          </w:rPrChange>
        </w:rPr>
        <w:pPrChange w:id="146" w:author="Eder da Silva Ramos" w:date="2025-06-03T15:40:00Z">
          <w:pPr>
            <w:ind w:firstLine="708"/>
          </w:pPr>
        </w:pPrChange>
      </w:pPr>
      <w:ins w:id="147" w:author="Eder da Silva Ramos" w:date="2025-06-03T15:14:00Z">
        <w:r w:rsidRPr="00435A07">
          <w:rPr>
            <w:rFonts w:ascii="Arial" w:hAnsi="Arial" w:cs="Arial"/>
            <w:sz w:val="24"/>
            <w:rPrChange w:id="148" w:author="Eder da Silva Ramos" w:date="2025-06-03T15:40:00Z">
              <w:rPr/>
            </w:rPrChange>
          </w:rPr>
          <w:t xml:space="preserve">A </w:t>
        </w:r>
        <w:r w:rsidRPr="00655CF4">
          <w:rPr>
            <w:rFonts w:ascii="Arial" w:hAnsi="Arial" w:cs="Arial"/>
            <w:sz w:val="24"/>
            <w:rPrChange w:id="149" w:author="Eder da Silva Ramos" w:date="2025-06-03T15:30:00Z">
              <w:rPr/>
            </w:rPrChange>
          </w:rPr>
          <w:t xml:space="preserve">Tabela </w:t>
        </w:r>
      </w:ins>
      <w:ins w:id="150" w:author="Eder da Silva Ramos" w:date="2025-06-03T15:19:00Z">
        <w:r w:rsidR="00952D4A" w:rsidRPr="00655CF4">
          <w:rPr>
            <w:rFonts w:ascii="Arial" w:hAnsi="Arial" w:cs="Arial"/>
            <w:sz w:val="24"/>
            <w:rPrChange w:id="151" w:author="Eder da Silva Ramos" w:date="2025-06-03T15:30:00Z">
              <w:rPr/>
            </w:rPrChange>
          </w:rPr>
          <w:t>8</w:t>
        </w:r>
      </w:ins>
      <w:ins w:id="152" w:author="Eder da Silva Ramos" w:date="2025-06-03T15:14:00Z">
        <w:r w:rsidRPr="00655CF4">
          <w:rPr>
            <w:rFonts w:ascii="Arial" w:hAnsi="Arial" w:cs="Arial"/>
            <w:sz w:val="24"/>
            <w:rPrChange w:id="153" w:author="Eder da Silva Ramos" w:date="2025-06-03T15:30:00Z">
              <w:rPr/>
            </w:rPrChange>
          </w:rPr>
          <w:t xml:space="preserve"> apresenta os dez dias com maior dependência de rechego interno, evidenciando o esforço logístico do pátio para manter o giro necessário ao controle d</w:t>
        </w:r>
      </w:ins>
      <w:ins w:id="154" w:author="Eder da Silva Ramos" w:date="2025-06-03T15:20:00Z">
        <w:r w:rsidR="00952D4A" w:rsidRPr="00655CF4">
          <w:rPr>
            <w:rFonts w:ascii="Arial" w:hAnsi="Arial" w:cs="Arial"/>
            <w:sz w:val="24"/>
            <w:rPrChange w:id="155" w:author="Eder da Silva Ramos" w:date="2025-06-03T15:30:00Z">
              <w:rPr/>
            </w:rPrChange>
          </w:rPr>
          <w:t xml:space="preserve">os teores de extrativos. </w:t>
        </w:r>
      </w:ins>
    </w:p>
    <w:p w14:paraId="63785101" w14:textId="295AF901" w:rsidR="00655CF4" w:rsidRPr="00435A07" w:rsidRDefault="00655CF4" w:rsidP="008420CE">
      <w:pPr>
        <w:spacing w:line="360" w:lineRule="auto"/>
        <w:ind w:firstLine="708"/>
        <w:jc w:val="both"/>
        <w:rPr>
          <w:ins w:id="156" w:author="Eder da Silva Ramos" w:date="2025-06-03T15:25:00Z"/>
          <w:rFonts w:ascii="Arial" w:hAnsi="Arial" w:cs="Arial"/>
          <w:sz w:val="24"/>
        </w:rPr>
      </w:pPr>
      <w:ins w:id="157" w:author="Eder da Silva Ramos" w:date="2025-06-03T15:25:00Z">
        <w:r w:rsidRPr="00655CF4">
          <w:rPr>
            <w:rFonts w:ascii="Arial" w:hAnsi="Arial" w:cs="Arial"/>
            <w:sz w:val="24"/>
          </w:rPr>
          <w:t xml:space="preserve">Nestes dias, o rechego interno foi utilizado não apenas como ferramenta de contingência logística, mas como componente ativo da estratégia de controle </w:t>
        </w:r>
      </w:ins>
      <w:ins w:id="158" w:author="Eder da Silva Ramos" w:date="2025-06-03T15:26:00Z">
        <w:r w:rsidRPr="00435A07">
          <w:rPr>
            <w:rFonts w:ascii="Arial" w:hAnsi="Arial" w:cs="Arial"/>
            <w:sz w:val="24"/>
          </w:rPr>
          <w:t>e gerenciamento dos extrativos.</w:t>
        </w:r>
      </w:ins>
      <w:ins w:id="159" w:author="Eder da Silva Ramos" w:date="2025-06-03T15:25:00Z">
        <w:r w:rsidRPr="00435A07">
          <w:rPr>
            <w:rFonts w:ascii="Arial" w:hAnsi="Arial" w:cs="Arial"/>
            <w:sz w:val="24"/>
          </w:rPr>
          <w:t xml:space="preserve"> Mesmo em dias com entregas diretas dentro da média histórica — como D10, D11 e D18, com volumes entre 18 e 20 mil m³ — observou-se um volume expressivo de rechego (acima de 8 mil m³), representando mais de 30% do abastecimento total.</w:t>
        </w:r>
      </w:ins>
    </w:p>
    <w:p w14:paraId="19C8907F" w14:textId="39DD94C0" w:rsidR="00655CF4" w:rsidRPr="003F4EB4" w:rsidRDefault="00655CF4" w:rsidP="008420CE">
      <w:pPr>
        <w:spacing w:line="360" w:lineRule="auto"/>
        <w:ind w:firstLine="708"/>
        <w:jc w:val="both"/>
        <w:rPr>
          <w:ins w:id="160" w:author="Eder da Silva Ramos" w:date="2025-06-03T15:25:00Z"/>
          <w:rFonts w:ascii="Arial" w:hAnsi="Arial" w:cs="Arial"/>
          <w:sz w:val="24"/>
        </w:rPr>
      </w:pPr>
      <w:ins w:id="161" w:author="Eder da Silva Ramos" w:date="2025-06-03T15:25:00Z">
        <w:r w:rsidRPr="00C3366C">
          <w:rPr>
            <w:rFonts w:ascii="Arial" w:hAnsi="Arial" w:cs="Arial"/>
            <w:sz w:val="24"/>
          </w:rPr>
          <w:t xml:space="preserve">Esse comportamento operacional revela </w:t>
        </w:r>
      </w:ins>
      <w:ins w:id="162" w:author="Eder da Silva Ramos" w:date="2025-06-03T15:29:00Z">
        <w:r w:rsidRPr="00C3366C">
          <w:rPr>
            <w:rFonts w:ascii="Arial" w:hAnsi="Arial" w:cs="Arial"/>
            <w:sz w:val="24"/>
          </w:rPr>
          <w:t xml:space="preserve">o aumento no </w:t>
        </w:r>
      </w:ins>
      <w:ins w:id="163" w:author="Eder da Silva Ramos" w:date="2025-06-03T15:25:00Z">
        <w:r w:rsidRPr="00C3366C">
          <w:rPr>
            <w:rFonts w:ascii="Arial" w:hAnsi="Arial" w:cs="Arial"/>
            <w:sz w:val="24"/>
          </w:rPr>
          <w:t xml:space="preserve">giro de pátio, permitindo </w:t>
        </w:r>
      </w:ins>
      <w:ins w:id="164" w:author="Eder da Silva Ramos" w:date="2025-06-03T15:29:00Z">
        <w:r w:rsidRPr="003F4EB4">
          <w:rPr>
            <w:rFonts w:ascii="Arial" w:hAnsi="Arial" w:cs="Arial"/>
            <w:sz w:val="24"/>
          </w:rPr>
          <w:t>o mix</w:t>
        </w:r>
      </w:ins>
      <w:ins w:id="165" w:author="Eder da Silva Ramos" w:date="2025-06-03T15:25:00Z">
        <w:r w:rsidRPr="003F4EB4">
          <w:rPr>
            <w:rFonts w:ascii="Arial" w:hAnsi="Arial" w:cs="Arial"/>
            <w:sz w:val="24"/>
          </w:rPr>
          <w:t xml:space="preserve"> com diferentes teores de extrativos. Ao mobilizar</w:t>
        </w:r>
      </w:ins>
      <w:ins w:id="166" w:author="Eder da Silva Ramos" w:date="2025-06-03T15:29:00Z">
        <w:r w:rsidRPr="003F4EB4">
          <w:rPr>
            <w:rFonts w:ascii="Arial" w:hAnsi="Arial" w:cs="Arial"/>
            <w:sz w:val="24"/>
          </w:rPr>
          <w:t xml:space="preserve"> o Rechego</w:t>
        </w:r>
      </w:ins>
      <w:ins w:id="167" w:author="Eder da Silva Ramos" w:date="2025-06-03T15:25:00Z">
        <w:r w:rsidRPr="003F4EB4">
          <w:rPr>
            <w:rFonts w:ascii="Arial" w:hAnsi="Arial" w:cs="Arial"/>
            <w:sz w:val="24"/>
          </w:rPr>
          <w:t>, a equipe técnica garante que os limites industriais — especialmente nas faixas de 3–4% e &gt;4% — sejam respeitados. Assim, o rechego não se limita a cobrir falhas de entrega, mas cumpre papel técnico crucial n</w:t>
        </w:r>
      </w:ins>
      <w:ins w:id="168" w:author="Eder da Silva Ramos" w:date="2025-06-03T15:30:00Z">
        <w:r w:rsidRPr="003F4EB4">
          <w:rPr>
            <w:rFonts w:ascii="Arial" w:hAnsi="Arial" w:cs="Arial"/>
            <w:sz w:val="24"/>
          </w:rPr>
          <w:t>o mix</w:t>
        </w:r>
      </w:ins>
      <w:ins w:id="169" w:author="Eder da Silva Ramos" w:date="2025-06-03T15:25:00Z">
        <w:r w:rsidRPr="003F4EB4">
          <w:rPr>
            <w:rFonts w:ascii="Arial" w:hAnsi="Arial" w:cs="Arial"/>
            <w:sz w:val="24"/>
          </w:rPr>
          <w:t xml:space="preserve"> entregue à fábrica.</w:t>
        </w:r>
      </w:ins>
    </w:p>
    <w:p w14:paraId="0AC3F02C" w14:textId="6EC3301C" w:rsidR="008E50D0" w:rsidRPr="008E50D0" w:rsidRDefault="00952D4A" w:rsidP="008420CE">
      <w:pPr>
        <w:spacing w:line="360" w:lineRule="auto"/>
        <w:ind w:firstLine="708"/>
        <w:jc w:val="both"/>
        <w:rPr>
          <w:ins w:id="170" w:author="Eder da Silva Ramos" w:date="2025-06-03T15:32:00Z"/>
          <w:rFonts w:ascii="Arial" w:hAnsi="Arial" w:cs="Arial"/>
        </w:rPr>
      </w:pPr>
      <w:ins w:id="171" w:author="Eder da Silva Ramos" w:date="2025-06-03T15:20:00Z">
        <w:r w:rsidRPr="00952D4A">
          <w:rPr>
            <w:rFonts w:ascii="Arial" w:hAnsi="Arial" w:cs="Arial"/>
            <w:sz w:val="24"/>
            <w:rPrChange w:id="172" w:author="Eder da Silva Ramos" w:date="2025-06-03T15:21:00Z">
              <w:rPr/>
            </w:rPrChange>
          </w:rPr>
          <w:t xml:space="preserve">Contudo, há um custo operacional relevante. Cada caminhão rodoviário utilizado nessa estratégia de rechego representa cerca de R$ 200.000,00 por mês, considerando despesas com motorista, diesel, manutenção e depreciação. </w:t>
        </w:r>
      </w:ins>
      <w:ins w:id="173" w:author="Eder da Silva Ramos" w:date="2025-06-03T15:32:00Z">
        <w:r w:rsidR="008E50D0" w:rsidRPr="008E50D0">
          <w:rPr>
            <w:rFonts w:ascii="Arial" w:hAnsi="Arial" w:cs="Arial"/>
            <w:sz w:val="24"/>
            <w:rPrChange w:id="174" w:author="Eder da Silva Ramos" w:date="2025-06-03T15:32:00Z">
              <w:rPr>
                <w:rFonts w:ascii="Arial" w:hAnsi="Arial" w:cs="Arial"/>
              </w:rPr>
            </w:rPrChange>
          </w:rPr>
          <w:t xml:space="preserve">Com </w:t>
        </w:r>
        <w:r w:rsidR="008E50D0">
          <w:rPr>
            <w:rFonts w:ascii="Arial" w:hAnsi="Arial" w:cs="Arial"/>
            <w:sz w:val="24"/>
          </w:rPr>
          <w:t xml:space="preserve">até </w:t>
        </w:r>
        <w:r w:rsidR="008E50D0" w:rsidRPr="008E50D0">
          <w:rPr>
            <w:rFonts w:ascii="Arial" w:hAnsi="Arial" w:cs="Arial"/>
            <w:sz w:val="24"/>
            <w:rPrChange w:id="175" w:author="Eder da Silva Ramos" w:date="2025-06-03T15:32:00Z">
              <w:rPr>
                <w:rFonts w:ascii="Arial" w:hAnsi="Arial" w:cs="Arial"/>
              </w:rPr>
            </w:rPrChange>
          </w:rPr>
          <w:t>quatro caminhões alocados prioritariamente para essa função, o custo mensal adicional é da ordem de R$ 800.000,00. Isso implica em um aumento médio de R$ 0,80/m³ no custo operacional do pátio, considerando um volume mensal movimentado de aproximadamente 1.000.000 m³.</w:t>
        </w:r>
      </w:ins>
    </w:p>
    <w:p w14:paraId="70A64CE8" w14:textId="3FE45D7C" w:rsidR="00952D4A" w:rsidRPr="00FD4E64" w:rsidRDefault="008E50D0" w:rsidP="008420CE">
      <w:pPr>
        <w:spacing w:line="360" w:lineRule="auto"/>
        <w:ind w:firstLine="708"/>
        <w:jc w:val="both"/>
        <w:rPr>
          <w:ins w:id="176" w:author="Eder da Silva Ramos" w:date="2025-06-03T14:53:00Z"/>
          <w:rFonts w:ascii="Arial" w:hAnsi="Arial" w:cs="Arial"/>
          <w:sz w:val="24"/>
        </w:rPr>
      </w:pPr>
      <w:ins w:id="177" w:author="Eder da Silva Ramos" w:date="2025-06-03T15:32:00Z">
        <w:r w:rsidRPr="008E50D0">
          <w:rPr>
            <w:rFonts w:ascii="Arial" w:hAnsi="Arial" w:cs="Arial"/>
            <w:sz w:val="24"/>
          </w:rPr>
          <w:t>É importante destacar que esses caminhões não são dedicados exclusivamente a essa tarefa, podendo ser realocados para o transporte de madeira do campo sempre que oportuno ou necessário, colaborando assim no atendimento ao rechego e otimizando a operação de forma flexível.</w:t>
        </w:r>
      </w:ins>
    </w:p>
    <w:p w14:paraId="6A5A9A9E" w14:textId="77777777" w:rsidR="002C0E68" w:rsidRDefault="0019124A" w:rsidP="00FE5E85">
      <w:pPr>
        <w:spacing w:line="360" w:lineRule="auto"/>
        <w:ind w:firstLine="708"/>
        <w:jc w:val="both"/>
        <w:rPr>
          <w:rFonts w:ascii="Arial" w:hAnsi="Arial" w:cs="Arial"/>
          <w:sz w:val="24"/>
          <w:szCs w:val="24"/>
        </w:rPr>
      </w:pPr>
      <w:r w:rsidRPr="00E02988">
        <w:rPr>
          <w:rFonts w:ascii="Arial" w:hAnsi="Arial" w:cs="Arial"/>
          <w:sz w:val="24"/>
          <w:szCs w:val="24"/>
        </w:rPr>
        <w:t xml:space="preserve">Esse cenário reforça a importância da gestão integrada entre o pátio de madeira e a área industrial, uma vez que a estabilidade do processo de produção de celulose depende diretamente da capacidade do pátio em amortecer as variações químicas da madeira recebida. </w:t>
      </w:r>
    </w:p>
    <w:p w14:paraId="525048F3" w14:textId="281936DE" w:rsidR="0019124A" w:rsidRPr="00E02988" w:rsidRDefault="0019124A" w:rsidP="00C65BA2">
      <w:pPr>
        <w:spacing w:line="360" w:lineRule="auto"/>
        <w:ind w:firstLine="708"/>
        <w:jc w:val="both"/>
        <w:rPr>
          <w:rFonts w:ascii="Arial" w:hAnsi="Arial" w:cs="Arial"/>
          <w:sz w:val="24"/>
          <w:szCs w:val="24"/>
        </w:rPr>
      </w:pPr>
      <w:r w:rsidRPr="00E02988">
        <w:rPr>
          <w:rFonts w:ascii="Arial" w:hAnsi="Arial" w:cs="Arial"/>
          <w:sz w:val="24"/>
          <w:szCs w:val="24"/>
        </w:rPr>
        <w:t>Além disso, evidencia-se a necessidade de constante atualização dos sistemas de controle, classificação e rastreabilidade da madeira, de modo a manter a eficiência operacional mesmo diante de contextos de alta variabilidade da matéria-prima.</w:t>
      </w:r>
    </w:p>
    <w:p w14:paraId="3E6B855B" w14:textId="77777777" w:rsidR="002C0E68" w:rsidRDefault="0019124A" w:rsidP="00C65BA2">
      <w:pPr>
        <w:spacing w:line="360" w:lineRule="auto"/>
        <w:ind w:firstLine="708"/>
        <w:jc w:val="both"/>
        <w:rPr>
          <w:rFonts w:ascii="Arial" w:hAnsi="Arial" w:cs="Arial"/>
          <w:sz w:val="24"/>
          <w:szCs w:val="24"/>
        </w:rPr>
      </w:pPr>
      <w:r w:rsidRPr="00E02988">
        <w:rPr>
          <w:rFonts w:ascii="Arial" w:hAnsi="Arial" w:cs="Arial"/>
          <w:sz w:val="24"/>
          <w:szCs w:val="24"/>
        </w:rPr>
        <w:t xml:space="preserve">Em síntese, o esforço adicional realizado pelo pátio para garantir o cumprimento da regra do mix de extrativos representa uma estratégia essencial de mitigação de riscos industriais. </w:t>
      </w:r>
    </w:p>
    <w:p w14:paraId="6D0B7D33" w14:textId="7A12CDBB" w:rsidR="0019124A" w:rsidRPr="00E02988" w:rsidRDefault="0019124A" w:rsidP="00C65BA2">
      <w:pPr>
        <w:spacing w:line="360" w:lineRule="auto"/>
        <w:ind w:firstLine="708"/>
        <w:jc w:val="both"/>
        <w:rPr>
          <w:rFonts w:ascii="Arial" w:hAnsi="Arial" w:cs="Arial"/>
          <w:sz w:val="24"/>
          <w:szCs w:val="24"/>
        </w:rPr>
      </w:pPr>
      <w:r w:rsidRPr="00E02988">
        <w:rPr>
          <w:rFonts w:ascii="Arial" w:hAnsi="Arial" w:cs="Arial"/>
          <w:sz w:val="24"/>
          <w:szCs w:val="24"/>
        </w:rPr>
        <w:t>Embora acarrete aumento no giro e nos custos operacionais, tal esforço é compensado pela maior previsibilidade e estabilidade do processo fabril, reforçando a relevância do pátio como elo crítico na cadeia produtiva da celulose.</w:t>
      </w:r>
    </w:p>
    <w:p w14:paraId="6CCEEF15" w14:textId="77777777" w:rsidR="007E09DD" w:rsidRPr="00E02988" w:rsidRDefault="007E09DD" w:rsidP="00E02988">
      <w:pPr>
        <w:spacing w:line="360" w:lineRule="auto"/>
        <w:jc w:val="both"/>
        <w:rPr>
          <w:rFonts w:ascii="Arial" w:hAnsi="Arial" w:cs="Arial"/>
          <w:sz w:val="24"/>
          <w:szCs w:val="24"/>
        </w:rPr>
      </w:pPr>
    </w:p>
    <w:p w14:paraId="0FD2D388" w14:textId="6776A588" w:rsidR="00E903C6" w:rsidRPr="00E903C6" w:rsidRDefault="00E903C6" w:rsidP="00281609">
      <w:pPr>
        <w:pStyle w:val="Legenda"/>
        <w:keepNext/>
        <w:jc w:val="center"/>
        <w:rPr>
          <w:rFonts w:ascii="Arial" w:hAnsi="Arial" w:cs="Arial"/>
          <w:i w:val="0"/>
          <w:color w:val="auto"/>
          <w:sz w:val="20"/>
        </w:rPr>
      </w:pPr>
      <w:bookmarkStart w:id="178" w:name="_Toc200031299"/>
      <w:r w:rsidRPr="00E903C6">
        <w:rPr>
          <w:rFonts w:ascii="Arial" w:hAnsi="Arial" w:cs="Arial"/>
          <w:i w:val="0"/>
          <w:color w:val="auto"/>
          <w:sz w:val="20"/>
        </w:rPr>
        <w:t xml:space="preserve">Figura </w:t>
      </w:r>
      <w:r w:rsidRPr="00E903C6">
        <w:rPr>
          <w:rFonts w:ascii="Arial" w:hAnsi="Arial" w:cs="Arial"/>
          <w:i w:val="0"/>
          <w:color w:val="auto"/>
          <w:sz w:val="20"/>
        </w:rPr>
        <w:fldChar w:fldCharType="begin"/>
      </w:r>
      <w:r w:rsidRPr="00E903C6">
        <w:rPr>
          <w:rFonts w:ascii="Arial" w:hAnsi="Arial" w:cs="Arial"/>
          <w:i w:val="0"/>
          <w:color w:val="auto"/>
          <w:sz w:val="20"/>
        </w:rPr>
        <w:instrText xml:space="preserve"> SEQ Figura \* ARABIC </w:instrText>
      </w:r>
      <w:r w:rsidRPr="00E903C6">
        <w:rPr>
          <w:rFonts w:ascii="Arial" w:hAnsi="Arial" w:cs="Arial"/>
          <w:i w:val="0"/>
          <w:color w:val="auto"/>
          <w:sz w:val="20"/>
        </w:rPr>
        <w:fldChar w:fldCharType="separate"/>
      </w:r>
      <w:r w:rsidR="00F56970">
        <w:rPr>
          <w:rFonts w:ascii="Arial" w:hAnsi="Arial" w:cs="Arial"/>
          <w:i w:val="0"/>
          <w:noProof/>
          <w:color w:val="auto"/>
          <w:sz w:val="20"/>
        </w:rPr>
        <w:t>4</w:t>
      </w:r>
      <w:r w:rsidRPr="00E903C6">
        <w:rPr>
          <w:rFonts w:ascii="Arial" w:hAnsi="Arial" w:cs="Arial"/>
          <w:i w:val="0"/>
          <w:color w:val="auto"/>
          <w:sz w:val="20"/>
        </w:rPr>
        <w:fldChar w:fldCharType="end"/>
      </w:r>
      <w:r w:rsidRPr="00E903C6">
        <w:rPr>
          <w:rFonts w:ascii="Arial" w:hAnsi="Arial" w:cs="Arial"/>
          <w:i w:val="0"/>
          <w:color w:val="auto"/>
          <w:sz w:val="20"/>
        </w:rPr>
        <w:t>. Tempo de Permanência no Pátio (min).</w:t>
      </w:r>
      <w:bookmarkEnd w:id="178"/>
    </w:p>
    <w:p w14:paraId="59B6E580" w14:textId="48EEBAE2" w:rsidR="007E09DD" w:rsidRDefault="00281609" w:rsidP="00512D2C">
      <w:pPr>
        <w:keepNext/>
        <w:spacing w:line="360" w:lineRule="auto"/>
        <w:jc w:val="center"/>
        <w:rPr>
          <w:rFonts w:ascii="Arial" w:hAnsi="Arial" w:cs="Arial"/>
          <w:sz w:val="24"/>
          <w:szCs w:val="24"/>
        </w:rPr>
      </w:pPr>
      <w:r>
        <w:rPr>
          <w:rFonts w:ascii="Arial" w:hAnsi="Arial" w:cs="Arial"/>
          <w:noProof/>
          <w:sz w:val="24"/>
          <w:szCs w:val="24"/>
        </w:rPr>
        <w:drawing>
          <wp:inline distT="0" distB="0" distL="0" distR="0" wp14:anchorId="29EE443E" wp14:editId="5871F6A2">
            <wp:extent cx="5680611" cy="190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0611" cy="1908000"/>
                    </a:xfrm>
                    <a:prstGeom prst="rect">
                      <a:avLst/>
                    </a:prstGeom>
                    <a:noFill/>
                  </pic:spPr>
                </pic:pic>
              </a:graphicData>
            </a:graphic>
          </wp:inline>
        </w:drawing>
      </w:r>
    </w:p>
    <w:p w14:paraId="09844932" w14:textId="77777777" w:rsidR="00281609" w:rsidRPr="00E02988" w:rsidRDefault="00281609" w:rsidP="00512D2C">
      <w:pPr>
        <w:keepNext/>
        <w:spacing w:line="360" w:lineRule="auto"/>
        <w:jc w:val="center"/>
        <w:rPr>
          <w:rFonts w:ascii="Arial" w:hAnsi="Arial" w:cs="Arial"/>
          <w:sz w:val="24"/>
          <w:szCs w:val="24"/>
        </w:rPr>
      </w:pPr>
    </w:p>
    <w:p w14:paraId="588F367E" w14:textId="154D9DE0" w:rsidR="00A0063F" w:rsidRPr="00496157" w:rsidRDefault="002A5358" w:rsidP="00496157">
      <w:pPr>
        <w:pStyle w:val="Legenda"/>
        <w:spacing w:line="360" w:lineRule="auto"/>
        <w:jc w:val="both"/>
        <w:rPr>
          <w:rFonts w:ascii="Arial" w:hAnsi="Arial" w:cs="Arial"/>
          <w:i w:val="0"/>
          <w:color w:val="auto"/>
          <w:sz w:val="20"/>
          <w:szCs w:val="24"/>
          <w:rPrChange w:id="179" w:author="Eder da Silva Ramos" w:date="2025-06-03T15:51:00Z">
            <w:rPr>
              <w:rFonts w:ascii="Arial" w:hAnsi="Arial" w:cs="Arial"/>
              <w:b/>
              <w:i w:val="0"/>
              <w:color w:val="auto"/>
              <w:sz w:val="20"/>
              <w:szCs w:val="24"/>
            </w:rPr>
          </w:rPrChange>
        </w:rPr>
      </w:pPr>
      <w:ins w:id="180" w:author="." w:date="2025-05-29T15:29:00Z">
        <w:r w:rsidRPr="00496157">
          <w:rPr>
            <w:rFonts w:ascii="Arial" w:hAnsi="Arial" w:cs="Arial"/>
            <w:i w:val="0"/>
            <w:color w:val="auto"/>
            <w:sz w:val="20"/>
            <w:szCs w:val="24"/>
            <w:rPrChange w:id="181" w:author="Eder da Silva Ramos" w:date="2025-06-03T15:51:00Z">
              <w:rPr>
                <w:rFonts w:ascii="Arial" w:hAnsi="Arial" w:cs="Arial"/>
                <w:b/>
                <w:i w:val="0"/>
                <w:color w:val="auto"/>
                <w:sz w:val="20"/>
                <w:szCs w:val="24"/>
              </w:rPr>
            </w:rPrChange>
          </w:rPr>
          <w:t>O que são os eixos verticais?</w:t>
        </w:r>
      </w:ins>
      <w:ins w:id="182" w:author="." w:date="2025-05-29T15:30:00Z">
        <w:r w:rsidRPr="00496157">
          <w:rPr>
            <w:rFonts w:ascii="Arial" w:hAnsi="Arial" w:cs="Arial"/>
            <w:i w:val="0"/>
            <w:color w:val="auto"/>
            <w:sz w:val="20"/>
            <w:szCs w:val="24"/>
            <w:rPrChange w:id="183" w:author="Eder da Silva Ramos" w:date="2025-06-03T15:51:00Z">
              <w:rPr>
                <w:rFonts w:ascii="Arial" w:hAnsi="Arial" w:cs="Arial"/>
                <w:b/>
                <w:i w:val="0"/>
                <w:color w:val="auto"/>
                <w:sz w:val="20"/>
                <w:szCs w:val="24"/>
              </w:rPr>
            </w:rPrChange>
          </w:rPr>
          <w:t xml:space="preserve"> O que são os números abaixo da linha amarela?</w:t>
        </w:r>
      </w:ins>
      <w:ins w:id="184" w:author="Eder da Silva Ramos" w:date="2025-06-03T15:49:00Z">
        <w:r w:rsidR="00496157" w:rsidRPr="00496157">
          <w:rPr>
            <w:rFonts w:ascii="Arial" w:hAnsi="Arial" w:cs="Arial"/>
            <w:i w:val="0"/>
            <w:color w:val="auto"/>
            <w:sz w:val="20"/>
            <w:szCs w:val="24"/>
          </w:rPr>
          <w:t xml:space="preserve"> Eixos verticais </w:t>
        </w:r>
      </w:ins>
      <w:ins w:id="185" w:author="Eder da Silva Ramos" w:date="2025-06-03T15:50:00Z">
        <w:r w:rsidR="00496157" w:rsidRPr="00983260">
          <w:rPr>
            <w:rFonts w:ascii="Arial" w:hAnsi="Arial" w:cs="Arial"/>
            <w:i w:val="0"/>
            <w:color w:val="auto"/>
            <w:sz w:val="20"/>
            <w:szCs w:val="24"/>
          </w:rPr>
          <w:t xml:space="preserve">corrigidos e adicionados os títulos. Os números abaixo da linha amarela são os tempos de </w:t>
        </w:r>
      </w:ins>
      <w:ins w:id="186" w:author="Eder da Silva Ramos" w:date="2025-06-03T15:51:00Z">
        <w:r w:rsidR="00496157" w:rsidRPr="00983260">
          <w:rPr>
            <w:rFonts w:ascii="Arial" w:hAnsi="Arial" w:cs="Arial"/>
            <w:i w:val="0"/>
            <w:color w:val="auto"/>
            <w:sz w:val="20"/>
            <w:szCs w:val="24"/>
          </w:rPr>
          <w:t>permanência</w:t>
        </w:r>
      </w:ins>
      <w:ins w:id="187" w:author="Eder da Silva Ramos" w:date="2025-06-03T15:50:00Z">
        <w:r w:rsidR="00496157" w:rsidRPr="00983260">
          <w:rPr>
            <w:rFonts w:ascii="Arial" w:hAnsi="Arial" w:cs="Arial"/>
            <w:i w:val="0"/>
            <w:color w:val="auto"/>
            <w:sz w:val="20"/>
            <w:szCs w:val="24"/>
          </w:rPr>
          <w:t xml:space="preserve"> em </w:t>
        </w:r>
        <w:r w:rsidR="00496157" w:rsidRPr="00B108BE">
          <w:rPr>
            <w:rFonts w:ascii="Arial" w:hAnsi="Arial" w:cs="Arial"/>
            <w:i w:val="0"/>
            <w:color w:val="auto"/>
            <w:sz w:val="20"/>
            <w:szCs w:val="24"/>
          </w:rPr>
          <w:t xml:space="preserve">minutos dos caminhões no pátio, média mês. </w:t>
        </w:r>
      </w:ins>
    </w:p>
    <w:p w14:paraId="130E85E2" w14:textId="77777777" w:rsidR="002C0E68" w:rsidRDefault="00BE7A07" w:rsidP="00C65BA2">
      <w:pPr>
        <w:spacing w:line="360" w:lineRule="auto"/>
        <w:ind w:firstLine="851"/>
        <w:jc w:val="both"/>
        <w:rPr>
          <w:rFonts w:ascii="Arial" w:hAnsi="Arial" w:cs="Arial"/>
          <w:sz w:val="24"/>
          <w:szCs w:val="24"/>
        </w:rPr>
      </w:pPr>
      <w:r w:rsidRPr="00E02988">
        <w:rPr>
          <w:rFonts w:ascii="Arial" w:hAnsi="Arial" w:cs="Arial"/>
          <w:sz w:val="24"/>
          <w:szCs w:val="24"/>
        </w:rPr>
        <w:t>Além do aumento</w:t>
      </w:r>
      <w:r w:rsidR="007E09DD" w:rsidRPr="00E02988">
        <w:rPr>
          <w:rFonts w:ascii="Arial" w:hAnsi="Arial" w:cs="Arial"/>
          <w:sz w:val="24"/>
          <w:szCs w:val="24"/>
        </w:rPr>
        <w:t xml:space="preserve"> </w:t>
      </w:r>
      <w:r w:rsidRPr="00E02988">
        <w:rPr>
          <w:rFonts w:ascii="Arial" w:hAnsi="Arial" w:cs="Arial"/>
          <w:sz w:val="24"/>
          <w:szCs w:val="24"/>
        </w:rPr>
        <w:t xml:space="preserve">na movimentação de madeira no pátio, o esforço necessário para garantir o cumprimento da regra combinada de extrativos acarreta efeitos colaterais adicionais que impactam diretamente a eficiência operacional e os custos da unidade. </w:t>
      </w:r>
    </w:p>
    <w:p w14:paraId="38131557" w14:textId="6D924278" w:rsidR="00BE7A07" w:rsidRPr="00E02988" w:rsidRDefault="00BE7A07" w:rsidP="00C65BA2">
      <w:pPr>
        <w:spacing w:line="360" w:lineRule="auto"/>
        <w:ind w:firstLine="851"/>
        <w:jc w:val="both"/>
        <w:rPr>
          <w:rFonts w:ascii="Arial" w:hAnsi="Arial" w:cs="Arial"/>
          <w:sz w:val="24"/>
          <w:szCs w:val="24"/>
        </w:rPr>
      </w:pPr>
      <w:r w:rsidRPr="00E02988">
        <w:rPr>
          <w:rFonts w:ascii="Arial" w:hAnsi="Arial" w:cs="Arial"/>
          <w:sz w:val="24"/>
          <w:szCs w:val="24"/>
        </w:rPr>
        <w:t xml:space="preserve">Um dos principais reflexos desse controle é o aumento no tempo de permanência dos caminhões no pátio, conforme ilustrado na Figura </w:t>
      </w:r>
      <w:r w:rsidR="00983260">
        <w:rPr>
          <w:rFonts w:ascii="Arial" w:hAnsi="Arial" w:cs="Arial"/>
          <w:sz w:val="24"/>
          <w:szCs w:val="24"/>
        </w:rPr>
        <w:t>4.</w:t>
      </w:r>
      <w:ins w:id="188" w:author="." w:date="2025-05-29T15:30:00Z">
        <w:r w:rsidR="00E9140F">
          <w:rPr>
            <w:rFonts w:ascii="Arial" w:hAnsi="Arial" w:cs="Arial"/>
            <w:sz w:val="24"/>
            <w:szCs w:val="24"/>
          </w:rPr>
          <w:t xml:space="preserve"> Fig. 6 não é d</w:t>
        </w:r>
      </w:ins>
      <w:ins w:id="189" w:author="." w:date="2025-05-29T15:31:00Z">
        <w:r w:rsidR="00E9140F">
          <w:rPr>
            <w:rFonts w:ascii="Arial" w:hAnsi="Arial" w:cs="Arial"/>
            <w:sz w:val="24"/>
            <w:szCs w:val="24"/>
          </w:rPr>
          <w:t>e tempo de permanência</w:t>
        </w:r>
      </w:ins>
      <w:ins w:id="190" w:author="." w:date="2025-05-29T15:32:00Z">
        <w:r w:rsidR="00704416">
          <w:rPr>
            <w:rFonts w:ascii="Arial" w:hAnsi="Arial" w:cs="Arial"/>
            <w:sz w:val="24"/>
            <w:szCs w:val="24"/>
          </w:rPr>
          <w:t>. Se estou entendendo é a Fig. 4</w:t>
        </w:r>
      </w:ins>
      <w:ins w:id="191" w:author="." w:date="2025-05-29T15:33:00Z">
        <w:r w:rsidR="00704416">
          <w:rPr>
            <w:rFonts w:ascii="Arial" w:hAnsi="Arial" w:cs="Arial"/>
            <w:sz w:val="24"/>
            <w:szCs w:val="24"/>
          </w:rPr>
          <w:t xml:space="preserve">. </w:t>
        </w:r>
      </w:ins>
      <w:ins w:id="192" w:author="Eder da Silva Ramos" w:date="2025-06-06T16:35:00Z">
        <w:r w:rsidR="002D2B6B">
          <w:rPr>
            <w:rFonts w:ascii="Arial" w:hAnsi="Arial" w:cs="Arial"/>
            <w:sz w:val="24"/>
            <w:szCs w:val="24"/>
          </w:rPr>
          <w:t xml:space="preserve">Sim, figura 4, já corrigido. </w:t>
        </w:r>
      </w:ins>
      <w:ins w:id="193" w:author="." w:date="2025-05-29T15:33:00Z">
        <w:r w:rsidR="00704416">
          <w:rPr>
            <w:rFonts w:ascii="Arial" w:hAnsi="Arial" w:cs="Arial"/>
            <w:sz w:val="24"/>
            <w:szCs w:val="24"/>
          </w:rPr>
          <w:t>Porque para fevereiro a barra não está azul-claro, já que é o mês com maior tempo de permanência?</w:t>
        </w:r>
      </w:ins>
      <w:ins w:id="194" w:author="Eder da Silva Ramos" w:date="2025-06-06T16:36:00Z">
        <w:r w:rsidR="002D2B6B">
          <w:rPr>
            <w:rFonts w:ascii="Arial" w:hAnsi="Arial" w:cs="Arial"/>
            <w:sz w:val="24"/>
            <w:szCs w:val="24"/>
          </w:rPr>
          <w:t xml:space="preserve"> Já corrigido.</w:t>
        </w:r>
      </w:ins>
      <w:ins w:id="195" w:author="." w:date="2025-05-29T15:33:00Z">
        <w:r w:rsidR="00751B0E">
          <w:rPr>
            <w:rFonts w:ascii="Arial" w:hAnsi="Arial" w:cs="Arial"/>
            <w:sz w:val="24"/>
            <w:szCs w:val="24"/>
          </w:rPr>
          <w:t xml:space="preserve"> </w:t>
        </w:r>
        <w:proofErr w:type="spellStart"/>
        <w:proofErr w:type="gramStart"/>
        <w:r w:rsidR="00751B0E">
          <w:rPr>
            <w:rFonts w:ascii="Arial" w:hAnsi="Arial" w:cs="Arial"/>
            <w:sz w:val="24"/>
            <w:szCs w:val="24"/>
          </w:rPr>
          <w:t>N!ao</w:t>
        </w:r>
        <w:proofErr w:type="spellEnd"/>
        <w:proofErr w:type="gramEnd"/>
        <w:r w:rsidR="00751B0E">
          <w:rPr>
            <w:rFonts w:ascii="Arial" w:hAnsi="Arial" w:cs="Arial"/>
            <w:sz w:val="24"/>
            <w:szCs w:val="24"/>
          </w:rPr>
          <w:t xml:space="preserve"> foi u</w:t>
        </w:r>
      </w:ins>
      <w:ins w:id="196" w:author="." w:date="2025-05-29T15:34:00Z">
        <w:r w:rsidR="00751B0E">
          <w:rPr>
            <w:rFonts w:ascii="Arial" w:hAnsi="Arial" w:cs="Arial"/>
            <w:sz w:val="24"/>
            <w:szCs w:val="24"/>
          </w:rPr>
          <w:t>ma campanha para produção de celulose específica. Se não foi, qual o motivo de maior tempo?</w:t>
        </w:r>
      </w:ins>
      <w:ins w:id="197" w:author="Eder da Silva Ramos" w:date="2025-06-06T16:36:00Z">
        <w:r w:rsidR="002D2B6B">
          <w:rPr>
            <w:rFonts w:ascii="Arial" w:hAnsi="Arial" w:cs="Arial"/>
            <w:sz w:val="24"/>
            <w:szCs w:val="24"/>
          </w:rPr>
          <w:t xml:space="preserve"> Os maiores tempos são exatamente das campanhas DP (</w:t>
        </w:r>
        <w:proofErr w:type="spellStart"/>
        <w:r w:rsidR="002D2B6B">
          <w:rPr>
            <w:rFonts w:ascii="Arial" w:hAnsi="Arial" w:cs="Arial"/>
            <w:sz w:val="24"/>
            <w:szCs w:val="24"/>
          </w:rPr>
          <w:t>dissolving</w:t>
        </w:r>
        <w:proofErr w:type="spellEnd"/>
        <w:r w:rsidR="002D2B6B">
          <w:rPr>
            <w:rFonts w:ascii="Arial" w:hAnsi="Arial" w:cs="Arial"/>
            <w:sz w:val="24"/>
            <w:szCs w:val="24"/>
          </w:rPr>
          <w:t xml:space="preserve"> </w:t>
        </w:r>
        <w:proofErr w:type="spellStart"/>
        <w:r w:rsidR="002D2B6B">
          <w:rPr>
            <w:rFonts w:ascii="Arial" w:hAnsi="Arial" w:cs="Arial"/>
            <w:sz w:val="24"/>
            <w:szCs w:val="24"/>
          </w:rPr>
          <w:t>p</w:t>
        </w:r>
      </w:ins>
      <w:ins w:id="198" w:author="Eder da Silva Ramos" w:date="2025-06-06T16:37:00Z">
        <w:r w:rsidR="002D2B6B">
          <w:rPr>
            <w:rFonts w:ascii="Arial" w:hAnsi="Arial" w:cs="Arial"/>
            <w:sz w:val="24"/>
            <w:szCs w:val="24"/>
          </w:rPr>
          <w:t>ulp</w:t>
        </w:r>
        <w:proofErr w:type="spellEnd"/>
        <w:r w:rsidR="002D2B6B">
          <w:rPr>
            <w:rFonts w:ascii="Arial" w:hAnsi="Arial" w:cs="Arial"/>
            <w:sz w:val="24"/>
            <w:szCs w:val="24"/>
          </w:rPr>
          <w:t>) que possui maior exigência no controle dos extrativos.</w:t>
        </w:r>
      </w:ins>
      <w:r w:rsidR="00461217" w:rsidRPr="00E02988">
        <w:rPr>
          <w:rFonts w:ascii="Arial" w:hAnsi="Arial" w:cs="Arial"/>
          <w:sz w:val="24"/>
          <w:szCs w:val="24"/>
        </w:rPr>
        <w:t>, principalmente nos períodos</w:t>
      </w:r>
      <w:r w:rsidR="00FF38C4" w:rsidRPr="00E02988">
        <w:rPr>
          <w:rFonts w:ascii="Arial" w:hAnsi="Arial" w:cs="Arial"/>
          <w:sz w:val="24"/>
          <w:szCs w:val="24"/>
        </w:rPr>
        <w:t xml:space="preserve"> (</w:t>
      </w:r>
      <w:r w:rsidR="007D62BA" w:rsidRPr="00E02988">
        <w:rPr>
          <w:rFonts w:ascii="Arial" w:hAnsi="Arial" w:cs="Arial"/>
          <w:sz w:val="24"/>
          <w:szCs w:val="24"/>
        </w:rPr>
        <w:t>barras azul-claros</w:t>
      </w:r>
      <w:r w:rsidR="00FF38C4" w:rsidRPr="00E02988">
        <w:rPr>
          <w:rFonts w:ascii="Arial" w:hAnsi="Arial" w:cs="Arial"/>
          <w:sz w:val="24"/>
          <w:szCs w:val="24"/>
        </w:rPr>
        <w:t>)</w:t>
      </w:r>
      <w:r w:rsidR="00461217" w:rsidRPr="00E02988">
        <w:rPr>
          <w:rFonts w:ascii="Arial" w:hAnsi="Arial" w:cs="Arial"/>
          <w:sz w:val="24"/>
          <w:szCs w:val="24"/>
        </w:rPr>
        <w:t xml:space="preserve"> onde as campanhas para produção de celuloses específicas possuem mais exigência no controle de extrativos, como é o caso da </w:t>
      </w:r>
      <w:proofErr w:type="spellStart"/>
      <w:r w:rsidR="00461217" w:rsidRPr="00326F68">
        <w:rPr>
          <w:rFonts w:ascii="Arial" w:hAnsi="Arial" w:cs="Arial"/>
          <w:i/>
          <w:iCs/>
          <w:sz w:val="24"/>
          <w:szCs w:val="24"/>
        </w:rPr>
        <w:t>Dissolving</w:t>
      </w:r>
      <w:proofErr w:type="spellEnd"/>
      <w:r w:rsidR="00461217" w:rsidRPr="00326F68">
        <w:rPr>
          <w:rFonts w:ascii="Arial" w:hAnsi="Arial" w:cs="Arial"/>
          <w:i/>
          <w:iCs/>
          <w:sz w:val="24"/>
          <w:szCs w:val="24"/>
        </w:rPr>
        <w:t xml:space="preserve"> </w:t>
      </w:r>
      <w:proofErr w:type="spellStart"/>
      <w:r w:rsidR="00461217" w:rsidRPr="00326F68">
        <w:rPr>
          <w:rFonts w:ascii="Arial" w:hAnsi="Arial" w:cs="Arial"/>
          <w:i/>
          <w:iCs/>
          <w:sz w:val="24"/>
          <w:szCs w:val="24"/>
        </w:rPr>
        <w:t>Pulp</w:t>
      </w:r>
      <w:proofErr w:type="spellEnd"/>
      <w:r w:rsidR="00461217" w:rsidRPr="00E02988">
        <w:rPr>
          <w:rFonts w:ascii="Arial" w:hAnsi="Arial" w:cs="Arial"/>
          <w:sz w:val="24"/>
          <w:szCs w:val="24"/>
        </w:rPr>
        <w:t xml:space="preserve">. </w:t>
      </w:r>
    </w:p>
    <w:p w14:paraId="09C46B61" w14:textId="73A7C614" w:rsidR="002625A7" w:rsidRDefault="00BE7A07" w:rsidP="00C65BA2">
      <w:pPr>
        <w:spacing w:line="360" w:lineRule="auto"/>
        <w:ind w:firstLine="851"/>
        <w:jc w:val="both"/>
        <w:rPr>
          <w:rFonts w:ascii="Arial" w:hAnsi="Arial" w:cs="Arial"/>
          <w:sz w:val="24"/>
          <w:szCs w:val="24"/>
        </w:rPr>
      </w:pPr>
      <w:r w:rsidRPr="00E02988">
        <w:rPr>
          <w:rFonts w:ascii="Arial" w:hAnsi="Arial" w:cs="Arial"/>
          <w:sz w:val="24"/>
          <w:szCs w:val="24"/>
        </w:rPr>
        <w:t>Esse prolongamento no tempo de ciclo ocorre devido à necessidade de classificação</w:t>
      </w:r>
      <w:r w:rsidR="00B108BE">
        <w:rPr>
          <w:rFonts w:ascii="Arial" w:hAnsi="Arial" w:cs="Arial"/>
          <w:sz w:val="24"/>
          <w:szCs w:val="24"/>
        </w:rPr>
        <w:t xml:space="preserve"> da madeira</w:t>
      </w:r>
      <w:r w:rsidRPr="00E02988">
        <w:rPr>
          <w:rFonts w:ascii="Arial" w:hAnsi="Arial" w:cs="Arial"/>
          <w:sz w:val="24"/>
          <w:szCs w:val="24"/>
        </w:rPr>
        <w:t xml:space="preserve">, movimentação interna adicional, </w:t>
      </w:r>
      <w:proofErr w:type="spellStart"/>
      <w:r w:rsidRPr="00E02988">
        <w:rPr>
          <w:rFonts w:ascii="Arial" w:hAnsi="Arial" w:cs="Arial"/>
          <w:sz w:val="24"/>
          <w:szCs w:val="24"/>
        </w:rPr>
        <w:t>reestocagem</w:t>
      </w:r>
      <w:proofErr w:type="spellEnd"/>
      <w:r w:rsidRPr="00E02988">
        <w:rPr>
          <w:rFonts w:ascii="Arial" w:hAnsi="Arial" w:cs="Arial"/>
          <w:sz w:val="24"/>
          <w:szCs w:val="24"/>
        </w:rPr>
        <w:t xml:space="preserve"> e eventual retenção de cargas com teores de extrativos fora da especificação desejada no momento da chegada. </w:t>
      </w:r>
    </w:p>
    <w:p w14:paraId="4F266A98" w14:textId="189AE809" w:rsidR="00BE7A07" w:rsidRPr="00E02988" w:rsidRDefault="00BE7A07" w:rsidP="00C65BA2">
      <w:pPr>
        <w:spacing w:line="360" w:lineRule="auto"/>
        <w:ind w:firstLine="851"/>
        <w:jc w:val="both"/>
        <w:rPr>
          <w:rFonts w:ascii="Arial" w:hAnsi="Arial" w:cs="Arial"/>
          <w:sz w:val="24"/>
          <w:szCs w:val="24"/>
        </w:rPr>
      </w:pPr>
      <w:r w:rsidRPr="00E02988">
        <w:rPr>
          <w:rFonts w:ascii="Arial" w:hAnsi="Arial" w:cs="Arial"/>
          <w:sz w:val="24"/>
          <w:szCs w:val="24"/>
        </w:rPr>
        <w:t>Como consequência, há formação de filas em horários de pico, sobrecarga dos equipamentos de carregamento e descarga, além da maior utilização de recursos logísticos internos.</w:t>
      </w:r>
    </w:p>
    <w:p w14:paraId="6E947317" w14:textId="77777777" w:rsidR="002C0E68" w:rsidRDefault="00BE7A07" w:rsidP="00C65BA2">
      <w:pPr>
        <w:spacing w:line="360" w:lineRule="auto"/>
        <w:ind w:firstLine="851"/>
        <w:jc w:val="both"/>
        <w:rPr>
          <w:rFonts w:ascii="Arial" w:hAnsi="Arial" w:cs="Arial"/>
          <w:sz w:val="24"/>
          <w:szCs w:val="24"/>
        </w:rPr>
      </w:pPr>
      <w:r w:rsidRPr="00E02988">
        <w:rPr>
          <w:rFonts w:ascii="Arial" w:hAnsi="Arial" w:cs="Arial"/>
          <w:sz w:val="24"/>
          <w:szCs w:val="24"/>
        </w:rPr>
        <w:t xml:space="preserve">Do ponto de vista econômico, esses impactos operacionais representam um acréscimo significativo no custo por metro cúbico processado. </w:t>
      </w:r>
    </w:p>
    <w:p w14:paraId="0FD427B5" w14:textId="531DB565" w:rsidR="00BE7A07" w:rsidRPr="00E02988" w:rsidRDefault="00BE7A07" w:rsidP="00C65BA2">
      <w:pPr>
        <w:spacing w:line="360" w:lineRule="auto"/>
        <w:ind w:firstLine="851"/>
        <w:jc w:val="both"/>
        <w:rPr>
          <w:rFonts w:ascii="Arial" w:hAnsi="Arial" w:cs="Arial"/>
          <w:sz w:val="24"/>
          <w:szCs w:val="24"/>
        </w:rPr>
      </w:pPr>
      <w:r w:rsidRPr="00E02988">
        <w:rPr>
          <w:rFonts w:ascii="Arial" w:hAnsi="Arial" w:cs="Arial"/>
          <w:sz w:val="24"/>
          <w:szCs w:val="24"/>
        </w:rPr>
        <w:t>Esse valor considera variáveis como consumo adicional de combustível, horas extras operacionais, desgaste de equipamentos, maior ocupação de pátio</w:t>
      </w:r>
      <w:r w:rsidR="008A2D47" w:rsidRPr="00E02988">
        <w:rPr>
          <w:rFonts w:ascii="Arial" w:hAnsi="Arial" w:cs="Arial"/>
          <w:sz w:val="24"/>
          <w:szCs w:val="24"/>
        </w:rPr>
        <w:t>, aumento no número de caminhões de movimentação interna</w:t>
      </w:r>
      <w:r w:rsidRPr="00E02988">
        <w:rPr>
          <w:rFonts w:ascii="Arial" w:hAnsi="Arial" w:cs="Arial"/>
          <w:sz w:val="24"/>
          <w:szCs w:val="24"/>
        </w:rPr>
        <w:t xml:space="preserve"> e perda de eficiência no fluxo logístico.</w:t>
      </w:r>
    </w:p>
    <w:p w14:paraId="1AEA35DC" w14:textId="77777777" w:rsidR="002C0E68" w:rsidRDefault="00BE7A07" w:rsidP="00C65BA2">
      <w:pPr>
        <w:spacing w:line="360" w:lineRule="auto"/>
        <w:ind w:firstLine="851"/>
        <w:jc w:val="both"/>
        <w:rPr>
          <w:rFonts w:ascii="Arial" w:hAnsi="Arial" w:cs="Arial"/>
          <w:sz w:val="24"/>
          <w:szCs w:val="24"/>
        </w:rPr>
      </w:pPr>
      <w:r w:rsidRPr="00E02988">
        <w:rPr>
          <w:rFonts w:ascii="Arial" w:hAnsi="Arial" w:cs="Arial"/>
          <w:sz w:val="24"/>
          <w:szCs w:val="24"/>
        </w:rPr>
        <w:t xml:space="preserve">Ainda que esse aumento de custo represente um desafio para a gestão, ele deve ser analisado à luz dos benefícios industriais obtidos com a manutenção da qualidade da madeira abastecida. </w:t>
      </w:r>
    </w:p>
    <w:p w14:paraId="57F85875" w14:textId="0A87F4F0" w:rsidR="009A08EB" w:rsidRDefault="00BE7A07" w:rsidP="009A08EB">
      <w:pPr>
        <w:spacing w:line="360" w:lineRule="auto"/>
        <w:ind w:firstLine="851"/>
        <w:jc w:val="both"/>
        <w:rPr>
          <w:rFonts w:ascii="Arial" w:hAnsi="Arial" w:cs="Arial"/>
          <w:sz w:val="24"/>
          <w:szCs w:val="24"/>
        </w:rPr>
      </w:pPr>
      <w:r w:rsidRPr="00E02988">
        <w:rPr>
          <w:rFonts w:ascii="Arial" w:hAnsi="Arial" w:cs="Arial"/>
          <w:sz w:val="24"/>
          <w:szCs w:val="24"/>
        </w:rPr>
        <w:t>A estabilidade química proporcionada por um mix bem controlado resulta em ganhos no rendimento de celulose, redução de paradas</w:t>
      </w:r>
      <w:r w:rsidR="00794766" w:rsidRPr="00E02988">
        <w:rPr>
          <w:rFonts w:ascii="Arial" w:hAnsi="Arial" w:cs="Arial"/>
          <w:sz w:val="24"/>
          <w:szCs w:val="24"/>
        </w:rPr>
        <w:t xml:space="preserve">, </w:t>
      </w:r>
      <w:r w:rsidRPr="00E02988">
        <w:rPr>
          <w:rFonts w:ascii="Arial" w:hAnsi="Arial" w:cs="Arial"/>
          <w:sz w:val="24"/>
          <w:szCs w:val="24"/>
        </w:rPr>
        <w:t>menor consumo de insumos no processo fabril</w:t>
      </w:r>
      <w:r w:rsidR="00794766" w:rsidRPr="00E02988">
        <w:rPr>
          <w:rFonts w:ascii="Arial" w:hAnsi="Arial" w:cs="Arial"/>
          <w:sz w:val="24"/>
          <w:szCs w:val="24"/>
        </w:rPr>
        <w:t xml:space="preserve"> e garantia do produto final acabado</w:t>
      </w:r>
      <w:r w:rsidRPr="00E02988">
        <w:rPr>
          <w:rFonts w:ascii="Arial" w:hAnsi="Arial" w:cs="Arial"/>
          <w:sz w:val="24"/>
          <w:szCs w:val="24"/>
        </w:rPr>
        <w:t>, compensando, em parte, os custos adicionais incorridos no pátio.</w:t>
      </w:r>
    </w:p>
    <w:p w14:paraId="1CCC5110" w14:textId="654E9D4A" w:rsidR="009A08EB" w:rsidRDefault="009A08EB" w:rsidP="009A08EB">
      <w:pPr>
        <w:spacing w:line="360" w:lineRule="auto"/>
        <w:ind w:firstLine="851"/>
        <w:jc w:val="both"/>
        <w:rPr>
          <w:rFonts w:ascii="Arial" w:hAnsi="Arial" w:cs="Arial"/>
          <w:sz w:val="24"/>
          <w:szCs w:val="24"/>
        </w:rPr>
      </w:pPr>
    </w:p>
    <w:p w14:paraId="4B142E1C" w14:textId="35C07485" w:rsidR="00ED3635" w:rsidRPr="00ED3635" w:rsidRDefault="00ED3635" w:rsidP="009A08EB">
      <w:pPr>
        <w:pStyle w:val="Legenda"/>
        <w:keepNext/>
        <w:jc w:val="center"/>
        <w:rPr>
          <w:rFonts w:ascii="Arial" w:hAnsi="Arial" w:cs="Arial"/>
          <w:i w:val="0"/>
          <w:color w:val="auto"/>
          <w:sz w:val="20"/>
        </w:rPr>
      </w:pPr>
      <w:bookmarkStart w:id="199" w:name="_Toc200031300"/>
      <w:r w:rsidRPr="00ED3635">
        <w:rPr>
          <w:rFonts w:ascii="Arial" w:hAnsi="Arial" w:cs="Arial"/>
          <w:i w:val="0"/>
          <w:color w:val="auto"/>
          <w:sz w:val="20"/>
        </w:rPr>
        <w:t xml:space="preserve">Figura </w:t>
      </w:r>
      <w:r w:rsidRPr="00ED3635">
        <w:rPr>
          <w:rFonts w:ascii="Arial" w:hAnsi="Arial" w:cs="Arial"/>
          <w:i w:val="0"/>
          <w:color w:val="auto"/>
          <w:sz w:val="20"/>
        </w:rPr>
        <w:fldChar w:fldCharType="begin"/>
      </w:r>
      <w:r w:rsidRPr="00ED3635">
        <w:rPr>
          <w:rFonts w:ascii="Arial" w:hAnsi="Arial" w:cs="Arial"/>
          <w:i w:val="0"/>
          <w:color w:val="auto"/>
          <w:sz w:val="20"/>
        </w:rPr>
        <w:instrText xml:space="preserve"> SEQ Figura \* ARABIC </w:instrText>
      </w:r>
      <w:r w:rsidRPr="00ED3635">
        <w:rPr>
          <w:rFonts w:ascii="Arial" w:hAnsi="Arial" w:cs="Arial"/>
          <w:i w:val="0"/>
          <w:color w:val="auto"/>
          <w:sz w:val="20"/>
        </w:rPr>
        <w:fldChar w:fldCharType="separate"/>
      </w:r>
      <w:r w:rsidR="00F56970">
        <w:rPr>
          <w:rFonts w:ascii="Arial" w:hAnsi="Arial" w:cs="Arial"/>
          <w:i w:val="0"/>
          <w:noProof/>
          <w:color w:val="auto"/>
          <w:sz w:val="20"/>
        </w:rPr>
        <w:t>5</w:t>
      </w:r>
      <w:r w:rsidRPr="00ED3635">
        <w:rPr>
          <w:rFonts w:ascii="Arial" w:hAnsi="Arial" w:cs="Arial"/>
          <w:i w:val="0"/>
          <w:color w:val="auto"/>
          <w:sz w:val="20"/>
        </w:rPr>
        <w:fldChar w:fldCharType="end"/>
      </w:r>
      <w:r w:rsidRPr="00ED3635">
        <w:rPr>
          <w:rFonts w:ascii="Arial" w:hAnsi="Arial" w:cs="Arial"/>
          <w:i w:val="0"/>
          <w:color w:val="auto"/>
          <w:sz w:val="20"/>
        </w:rPr>
        <w:t>.  Evolução mensal da qualidade do produto final (celulose Extra Prime) em relação à distribuição percentual dos teores de extrativos na madeira abastecida (</w:t>
      </w:r>
      <w:proofErr w:type="spellStart"/>
      <w:r w:rsidRPr="00ED3635">
        <w:rPr>
          <w:rFonts w:ascii="Arial" w:hAnsi="Arial" w:cs="Arial"/>
          <w:i w:val="0"/>
          <w:color w:val="auto"/>
          <w:sz w:val="20"/>
        </w:rPr>
        <w:t>jan</w:t>
      </w:r>
      <w:proofErr w:type="spellEnd"/>
      <w:r w:rsidRPr="00ED3635">
        <w:rPr>
          <w:rFonts w:ascii="Arial" w:hAnsi="Arial" w:cs="Arial"/>
          <w:i w:val="0"/>
          <w:color w:val="auto"/>
          <w:sz w:val="20"/>
        </w:rPr>
        <w:t xml:space="preserve">/24 a </w:t>
      </w:r>
      <w:proofErr w:type="spellStart"/>
      <w:r w:rsidRPr="00ED3635">
        <w:rPr>
          <w:rFonts w:ascii="Arial" w:hAnsi="Arial" w:cs="Arial"/>
          <w:i w:val="0"/>
          <w:color w:val="auto"/>
          <w:sz w:val="20"/>
        </w:rPr>
        <w:t>mai</w:t>
      </w:r>
      <w:proofErr w:type="spellEnd"/>
      <w:r w:rsidRPr="00ED3635">
        <w:rPr>
          <w:rFonts w:ascii="Arial" w:hAnsi="Arial" w:cs="Arial"/>
          <w:i w:val="0"/>
          <w:color w:val="auto"/>
          <w:sz w:val="20"/>
        </w:rPr>
        <w:t>/25).</w:t>
      </w:r>
      <w:bookmarkEnd w:id="199"/>
    </w:p>
    <w:p w14:paraId="52F41FD2" w14:textId="06142D03" w:rsidR="001010FD" w:rsidRPr="00E47A83" w:rsidRDefault="00363DFB" w:rsidP="003B66A7">
      <w:pPr>
        <w:keepNext/>
        <w:spacing w:line="360" w:lineRule="auto"/>
        <w:jc w:val="center"/>
        <w:rPr>
          <w:rFonts w:ascii="Arial" w:hAnsi="Arial" w:cs="Arial"/>
          <w:sz w:val="24"/>
          <w:szCs w:val="24"/>
        </w:rPr>
      </w:pPr>
      <w:r w:rsidRPr="00E02988">
        <w:rPr>
          <w:rFonts w:ascii="Arial" w:hAnsi="Arial" w:cs="Arial"/>
          <w:noProof/>
          <w:sz w:val="24"/>
          <w:szCs w:val="24"/>
        </w:rPr>
        <w:drawing>
          <wp:inline distT="0" distB="0" distL="0" distR="0" wp14:anchorId="41081B46" wp14:editId="44555A7F">
            <wp:extent cx="5660595" cy="2592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trativos x qualidade extra prime produto final.jpg"/>
                    <pic:cNvPicPr/>
                  </pic:nvPicPr>
                  <pic:blipFill>
                    <a:blip r:embed="rId16">
                      <a:extLst>
                        <a:ext uri="{28A0092B-C50C-407E-A947-70E740481C1C}">
                          <a14:useLocalDpi xmlns:a14="http://schemas.microsoft.com/office/drawing/2010/main" val="0"/>
                        </a:ext>
                      </a:extLst>
                    </a:blip>
                    <a:stretch>
                      <a:fillRect/>
                    </a:stretch>
                  </pic:blipFill>
                  <pic:spPr>
                    <a:xfrm>
                      <a:off x="0" y="0"/>
                      <a:ext cx="5660595" cy="2592000"/>
                    </a:xfrm>
                    <a:prstGeom prst="rect">
                      <a:avLst/>
                    </a:prstGeom>
                  </pic:spPr>
                </pic:pic>
              </a:graphicData>
            </a:graphic>
          </wp:inline>
        </w:drawing>
      </w:r>
    </w:p>
    <w:p w14:paraId="7A75A216" w14:textId="77777777" w:rsidR="00073ABE" w:rsidRPr="00E02988" w:rsidRDefault="00073ABE" w:rsidP="00C65BA2">
      <w:pPr>
        <w:spacing w:line="360" w:lineRule="auto"/>
        <w:ind w:firstLine="851"/>
        <w:jc w:val="both"/>
        <w:rPr>
          <w:rFonts w:ascii="Arial" w:hAnsi="Arial" w:cs="Arial"/>
          <w:sz w:val="24"/>
          <w:szCs w:val="24"/>
        </w:rPr>
      </w:pPr>
    </w:p>
    <w:p w14:paraId="6A6DC708" w14:textId="77777777" w:rsidR="00571AA5" w:rsidRPr="00082C40" w:rsidRDefault="002D2A12" w:rsidP="00C65BA2">
      <w:pPr>
        <w:spacing w:line="360" w:lineRule="auto"/>
        <w:ind w:firstLine="851"/>
        <w:jc w:val="both"/>
        <w:rPr>
          <w:rFonts w:ascii="Arial" w:hAnsi="Arial" w:cs="Arial"/>
          <w:color w:val="FF0000"/>
          <w:sz w:val="24"/>
          <w:szCs w:val="24"/>
          <w:rPrChange w:id="200" w:author="Eder da Silva Ramos" w:date="2025-06-09T16:00:00Z">
            <w:rPr>
              <w:rFonts w:ascii="Arial" w:hAnsi="Arial" w:cs="Arial"/>
              <w:sz w:val="24"/>
              <w:szCs w:val="24"/>
            </w:rPr>
          </w:rPrChange>
        </w:rPr>
      </w:pPr>
      <w:ins w:id="201" w:author="." w:date="2025-05-29T15:37:00Z">
        <w:r w:rsidRPr="00082C40">
          <w:rPr>
            <w:rFonts w:ascii="Arial" w:hAnsi="Arial" w:cs="Arial"/>
            <w:color w:val="FF0000"/>
            <w:sz w:val="24"/>
            <w:szCs w:val="24"/>
            <w:rPrChange w:id="202" w:author="Eder da Silva Ramos" w:date="2025-06-09T16:00:00Z">
              <w:rPr>
                <w:rFonts w:ascii="Arial" w:hAnsi="Arial" w:cs="Arial"/>
                <w:sz w:val="24"/>
                <w:szCs w:val="24"/>
              </w:rPr>
            </w:rPrChange>
          </w:rPr>
          <w:t xml:space="preserve">Só fazendo uma correlação visual dos dois </w:t>
        </w:r>
      </w:ins>
      <w:del w:id="203" w:author="." w:date="2025-05-29T15:37:00Z">
        <w:r w:rsidR="008447DC" w:rsidRPr="00082C40" w:rsidDel="002D2A12">
          <w:rPr>
            <w:rFonts w:ascii="Arial" w:hAnsi="Arial" w:cs="Arial"/>
            <w:color w:val="FF0000"/>
            <w:sz w:val="24"/>
            <w:szCs w:val="24"/>
            <w:rPrChange w:id="204" w:author="Eder da Silva Ramos" w:date="2025-06-09T16:00:00Z">
              <w:rPr>
                <w:rFonts w:ascii="Arial" w:hAnsi="Arial" w:cs="Arial"/>
                <w:sz w:val="24"/>
                <w:szCs w:val="24"/>
              </w:rPr>
            </w:rPrChange>
          </w:rPr>
          <w:delText>A</w:delText>
        </w:r>
      </w:del>
      <w:r w:rsidRPr="00082C40">
        <w:rPr>
          <w:rFonts w:ascii="Arial" w:hAnsi="Arial" w:cs="Arial"/>
          <w:color w:val="FF0000"/>
          <w:sz w:val="24"/>
          <w:szCs w:val="24"/>
          <w:rPrChange w:id="205" w:author="Eder da Silva Ramos" w:date="2025-06-09T16:00:00Z">
            <w:rPr>
              <w:rFonts w:ascii="Arial" w:hAnsi="Arial" w:cs="Arial"/>
              <w:sz w:val="24"/>
              <w:szCs w:val="24"/>
            </w:rPr>
          </w:rPrChange>
        </w:rPr>
        <w:t xml:space="preserve">gráficos não entendi </w:t>
      </w:r>
      <w:proofErr w:type="spellStart"/>
      <w:r w:rsidRPr="00082C40">
        <w:rPr>
          <w:rFonts w:ascii="Arial" w:hAnsi="Arial" w:cs="Arial"/>
          <w:color w:val="FF0000"/>
          <w:sz w:val="24"/>
          <w:szCs w:val="24"/>
          <w:rPrChange w:id="206" w:author="Eder da Silva Ramos" w:date="2025-06-09T16:00:00Z">
            <w:rPr>
              <w:rFonts w:ascii="Arial" w:hAnsi="Arial" w:cs="Arial"/>
              <w:sz w:val="24"/>
              <w:szCs w:val="24"/>
            </w:rPr>
          </w:rPrChange>
        </w:rPr>
        <w:t>Jun</w:t>
      </w:r>
      <w:proofErr w:type="spellEnd"/>
      <w:r w:rsidRPr="00082C40">
        <w:rPr>
          <w:rFonts w:ascii="Arial" w:hAnsi="Arial" w:cs="Arial"/>
          <w:color w:val="FF0000"/>
          <w:sz w:val="24"/>
          <w:szCs w:val="24"/>
          <w:rPrChange w:id="207" w:author="Eder da Silva Ramos" w:date="2025-06-09T16:00:00Z">
            <w:rPr>
              <w:rFonts w:ascii="Arial" w:hAnsi="Arial" w:cs="Arial"/>
              <w:sz w:val="24"/>
              <w:szCs w:val="24"/>
            </w:rPr>
          </w:rPrChange>
        </w:rPr>
        <w:t xml:space="preserve">/24, </w:t>
      </w:r>
      <w:proofErr w:type="spellStart"/>
      <w:r w:rsidRPr="00082C40">
        <w:rPr>
          <w:rFonts w:ascii="Arial" w:hAnsi="Arial" w:cs="Arial"/>
          <w:color w:val="FF0000"/>
          <w:sz w:val="24"/>
          <w:szCs w:val="24"/>
          <w:rPrChange w:id="208" w:author="Eder da Silva Ramos" w:date="2025-06-09T16:00:00Z">
            <w:rPr>
              <w:rFonts w:ascii="Arial" w:hAnsi="Arial" w:cs="Arial"/>
              <w:sz w:val="24"/>
              <w:szCs w:val="24"/>
            </w:rPr>
          </w:rPrChange>
        </w:rPr>
        <w:t>Sep</w:t>
      </w:r>
      <w:proofErr w:type="spellEnd"/>
      <w:r w:rsidRPr="00082C40">
        <w:rPr>
          <w:rFonts w:ascii="Arial" w:hAnsi="Arial" w:cs="Arial"/>
          <w:color w:val="FF0000"/>
          <w:sz w:val="24"/>
          <w:szCs w:val="24"/>
          <w:rPrChange w:id="209" w:author="Eder da Silva Ramos" w:date="2025-06-09T16:00:00Z">
            <w:rPr>
              <w:rFonts w:ascii="Arial" w:hAnsi="Arial" w:cs="Arial"/>
              <w:sz w:val="24"/>
              <w:szCs w:val="24"/>
            </w:rPr>
          </w:rPrChange>
        </w:rPr>
        <w:t xml:space="preserve">/24 e </w:t>
      </w:r>
      <w:proofErr w:type="spellStart"/>
      <w:r w:rsidRPr="00082C40">
        <w:rPr>
          <w:rFonts w:ascii="Arial" w:hAnsi="Arial" w:cs="Arial"/>
          <w:color w:val="FF0000"/>
          <w:sz w:val="24"/>
          <w:szCs w:val="24"/>
          <w:rPrChange w:id="210" w:author="Eder da Silva Ramos" w:date="2025-06-09T16:00:00Z">
            <w:rPr>
              <w:rFonts w:ascii="Arial" w:hAnsi="Arial" w:cs="Arial"/>
              <w:sz w:val="24"/>
              <w:szCs w:val="24"/>
            </w:rPr>
          </w:rPrChange>
        </w:rPr>
        <w:t>Fev</w:t>
      </w:r>
      <w:proofErr w:type="spellEnd"/>
      <w:r w:rsidRPr="00082C40">
        <w:rPr>
          <w:rFonts w:ascii="Arial" w:hAnsi="Arial" w:cs="Arial"/>
          <w:color w:val="FF0000"/>
          <w:sz w:val="24"/>
          <w:szCs w:val="24"/>
          <w:rPrChange w:id="211" w:author="Eder da Silva Ramos" w:date="2025-06-09T16:00:00Z">
            <w:rPr>
              <w:rFonts w:ascii="Arial" w:hAnsi="Arial" w:cs="Arial"/>
              <w:sz w:val="24"/>
              <w:szCs w:val="24"/>
            </w:rPr>
          </w:rPrChange>
        </w:rPr>
        <w:t xml:space="preserve">/25: No primeiro, tem uma alta concentração de madeira com extrativos de 0-2% e a pior qualidade do período. </w:t>
      </w:r>
    </w:p>
    <w:p w14:paraId="3D0DC023" w14:textId="1845A376" w:rsidR="00571AA5" w:rsidRPr="00082C40" w:rsidRDefault="002D2A12" w:rsidP="00C65BA2">
      <w:pPr>
        <w:spacing w:line="360" w:lineRule="auto"/>
        <w:ind w:firstLine="851"/>
        <w:jc w:val="both"/>
        <w:rPr>
          <w:rFonts w:ascii="Arial" w:hAnsi="Arial" w:cs="Arial"/>
          <w:color w:val="FF0000"/>
          <w:sz w:val="24"/>
          <w:szCs w:val="24"/>
          <w:rPrChange w:id="212" w:author="Eder da Silva Ramos" w:date="2025-06-09T16:00:00Z">
            <w:rPr>
              <w:rFonts w:ascii="Arial" w:hAnsi="Arial" w:cs="Arial"/>
              <w:sz w:val="24"/>
              <w:szCs w:val="24"/>
            </w:rPr>
          </w:rPrChange>
        </w:rPr>
      </w:pPr>
      <w:r w:rsidRPr="00082C40">
        <w:rPr>
          <w:rFonts w:ascii="Arial" w:hAnsi="Arial" w:cs="Arial"/>
          <w:color w:val="FF0000"/>
          <w:sz w:val="24"/>
          <w:szCs w:val="24"/>
          <w:rPrChange w:id="213" w:author="Eder da Silva Ramos" w:date="2025-06-09T16:00:00Z">
            <w:rPr>
              <w:rFonts w:ascii="Arial" w:hAnsi="Arial" w:cs="Arial"/>
              <w:sz w:val="24"/>
              <w:szCs w:val="24"/>
            </w:rPr>
          </w:rPrChange>
        </w:rPr>
        <w:t>Setembro tem o menor % dessa madeira e uma qualidade que podemos dizer, alta</w:t>
      </w:r>
      <w:r w:rsidR="00571AA5" w:rsidRPr="00082C40">
        <w:rPr>
          <w:rFonts w:ascii="Arial" w:hAnsi="Arial" w:cs="Arial"/>
          <w:color w:val="FF0000"/>
          <w:sz w:val="24"/>
          <w:szCs w:val="24"/>
          <w:rPrChange w:id="214" w:author="Eder da Silva Ramos" w:date="2025-06-09T16:00:00Z">
            <w:rPr>
              <w:rFonts w:ascii="Arial" w:hAnsi="Arial" w:cs="Arial"/>
              <w:sz w:val="24"/>
              <w:szCs w:val="24"/>
            </w:rPr>
          </w:rPrChange>
        </w:rPr>
        <w:t xml:space="preserve"> (poderia dizer o mesmo para out, </w:t>
      </w:r>
      <w:proofErr w:type="spellStart"/>
      <w:r w:rsidR="00571AA5" w:rsidRPr="00082C40">
        <w:rPr>
          <w:rFonts w:ascii="Arial" w:hAnsi="Arial" w:cs="Arial"/>
          <w:color w:val="FF0000"/>
          <w:sz w:val="24"/>
          <w:szCs w:val="24"/>
          <w:rPrChange w:id="215" w:author="Eder da Silva Ramos" w:date="2025-06-09T16:00:00Z">
            <w:rPr>
              <w:rFonts w:ascii="Arial" w:hAnsi="Arial" w:cs="Arial"/>
              <w:sz w:val="24"/>
              <w:szCs w:val="24"/>
            </w:rPr>
          </w:rPrChange>
        </w:rPr>
        <w:t>nov</w:t>
      </w:r>
      <w:proofErr w:type="spellEnd"/>
      <w:r w:rsidR="00571AA5" w:rsidRPr="00082C40">
        <w:rPr>
          <w:rFonts w:ascii="Arial" w:hAnsi="Arial" w:cs="Arial"/>
          <w:color w:val="FF0000"/>
          <w:sz w:val="24"/>
          <w:szCs w:val="24"/>
          <w:rPrChange w:id="216" w:author="Eder da Silva Ramos" w:date="2025-06-09T16:00:00Z">
            <w:rPr>
              <w:rFonts w:ascii="Arial" w:hAnsi="Arial" w:cs="Arial"/>
              <w:sz w:val="24"/>
              <w:szCs w:val="24"/>
            </w:rPr>
          </w:rPrChange>
        </w:rPr>
        <w:t xml:space="preserve"> e dez)</w:t>
      </w:r>
      <w:r w:rsidRPr="00082C40">
        <w:rPr>
          <w:rFonts w:ascii="Arial" w:hAnsi="Arial" w:cs="Arial"/>
          <w:color w:val="FF0000"/>
          <w:sz w:val="24"/>
          <w:szCs w:val="24"/>
          <w:rPrChange w:id="217" w:author="Eder da Silva Ramos" w:date="2025-06-09T16:00:00Z">
            <w:rPr>
              <w:rFonts w:ascii="Arial" w:hAnsi="Arial" w:cs="Arial"/>
              <w:sz w:val="24"/>
              <w:szCs w:val="24"/>
            </w:rPr>
          </w:rPrChange>
        </w:rPr>
        <w:t>, e</w:t>
      </w:r>
    </w:p>
    <w:p w14:paraId="4001B992" w14:textId="77777777" w:rsidR="00983FE1" w:rsidRPr="00082C40" w:rsidRDefault="002D2A12" w:rsidP="00C65BA2">
      <w:pPr>
        <w:spacing w:line="360" w:lineRule="auto"/>
        <w:ind w:firstLine="851"/>
        <w:jc w:val="both"/>
        <w:rPr>
          <w:rFonts w:ascii="Arial" w:hAnsi="Arial" w:cs="Arial"/>
          <w:color w:val="FF0000"/>
          <w:sz w:val="24"/>
          <w:szCs w:val="24"/>
          <w:rPrChange w:id="218" w:author="Eder da Silva Ramos" w:date="2025-06-09T16:00:00Z">
            <w:rPr>
              <w:rFonts w:ascii="Arial" w:hAnsi="Arial" w:cs="Arial"/>
              <w:sz w:val="24"/>
              <w:szCs w:val="24"/>
            </w:rPr>
          </w:rPrChange>
        </w:rPr>
      </w:pPr>
      <w:r w:rsidRPr="00082C40">
        <w:rPr>
          <w:rFonts w:ascii="Arial" w:hAnsi="Arial" w:cs="Arial"/>
          <w:color w:val="FF0000"/>
          <w:sz w:val="24"/>
          <w:szCs w:val="24"/>
          <w:rPrChange w:id="219" w:author="Eder da Silva Ramos" w:date="2025-06-09T16:00:00Z">
            <w:rPr>
              <w:rFonts w:ascii="Arial" w:hAnsi="Arial" w:cs="Arial"/>
              <w:sz w:val="24"/>
              <w:szCs w:val="24"/>
            </w:rPr>
          </w:rPrChange>
        </w:rPr>
        <w:t xml:space="preserve"> </w:t>
      </w:r>
      <w:proofErr w:type="spellStart"/>
      <w:r w:rsidRPr="00082C40">
        <w:rPr>
          <w:rFonts w:ascii="Arial" w:hAnsi="Arial" w:cs="Arial"/>
          <w:color w:val="FF0000"/>
          <w:sz w:val="24"/>
          <w:szCs w:val="24"/>
          <w:rPrChange w:id="220" w:author="Eder da Silva Ramos" w:date="2025-06-09T16:00:00Z">
            <w:rPr>
              <w:rFonts w:ascii="Arial" w:hAnsi="Arial" w:cs="Arial"/>
              <w:sz w:val="24"/>
              <w:szCs w:val="24"/>
            </w:rPr>
          </w:rPrChange>
        </w:rPr>
        <w:t>Fev</w:t>
      </w:r>
      <w:proofErr w:type="spellEnd"/>
      <w:r w:rsidRPr="00082C40">
        <w:rPr>
          <w:rFonts w:ascii="Arial" w:hAnsi="Arial" w:cs="Arial"/>
          <w:color w:val="FF0000"/>
          <w:sz w:val="24"/>
          <w:szCs w:val="24"/>
          <w:rPrChange w:id="221" w:author="Eder da Silva Ramos" w:date="2025-06-09T16:00:00Z">
            <w:rPr>
              <w:rFonts w:ascii="Arial" w:hAnsi="Arial" w:cs="Arial"/>
              <w:sz w:val="24"/>
              <w:szCs w:val="24"/>
            </w:rPr>
          </w:rPrChange>
        </w:rPr>
        <w:t xml:space="preserve">/25 não tem madeira dessa classe e também uma qualidade alta. </w:t>
      </w:r>
    </w:p>
    <w:p w14:paraId="26CC7F50" w14:textId="062E875B" w:rsidR="009040D5" w:rsidRPr="00082C40" w:rsidRDefault="009040D5" w:rsidP="009040D5">
      <w:pPr>
        <w:spacing w:line="360" w:lineRule="auto"/>
        <w:ind w:firstLine="851"/>
        <w:jc w:val="both"/>
        <w:rPr>
          <w:rFonts w:ascii="Arial" w:hAnsi="Arial" w:cs="Arial"/>
          <w:color w:val="FF0000"/>
          <w:sz w:val="24"/>
          <w:szCs w:val="24"/>
          <w:rPrChange w:id="222" w:author="Eder da Silva Ramos" w:date="2025-06-09T16:00:00Z">
            <w:rPr>
              <w:rFonts w:ascii="Arial" w:hAnsi="Arial" w:cs="Arial"/>
              <w:sz w:val="24"/>
              <w:szCs w:val="24"/>
            </w:rPr>
          </w:rPrChange>
        </w:rPr>
      </w:pPr>
      <w:r w:rsidRPr="00082C40">
        <w:rPr>
          <w:rFonts w:ascii="Arial" w:hAnsi="Arial" w:cs="Arial"/>
          <w:color w:val="FF0000"/>
          <w:sz w:val="24"/>
          <w:szCs w:val="24"/>
          <w:rPrChange w:id="223" w:author="Eder da Silva Ramos" w:date="2025-06-09T16:00:00Z">
            <w:rPr>
              <w:rFonts w:ascii="Arial" w:hAnsi="Arial" w:cs="Arial"/>
              <w:sz w:val="24"/>
              <w:szCs w:val="24"/>
            </w:rPr>
          </w:rPrChange>
        </w:rPr>
        <w:t xml:space="preserve">Li abaixo as explicações. Me parece interessante falar um pouco sobre a participação de madeira com alto teor, pois me parece que um pequeno aumento reduz mais que </w:t>
      </w:r>
      <w:proofErr w:type="spellStart"/>
      <w:r w:rsidRPr="00082C40">
        <w:rPr>
          <w:rFonts w:ascii="Arial" w:hAnsi="Arial" w:cs="Arial"/>
          <w:color w:val="FF0000"/>
          <w:sz w:val="24"/>
          <w:szCs w:val="24"/>
          <w:rPrChange w:id="224" w:author="Eder da Silva Ramos" w:date="2025-06-09T16:00:00Z">
            <w:rPr>
              <w:rFonts w:ascii="Arial" w:hAnsi="Arial" w:cs="Arial"/>
              <w:sz w:val="24"/>
              <w:szCs w:val="24"/>
            </w:rPr>
          </w:rPrChange>
        </w:rPr>
        <w:t>proporcionamente</w:t>
      </w:r>
      <w:proofErr w:type="spellEnd"/>
      <w:r w:rsidRPr="00082C40">
        <w:rPr>
          <w:rFonts w:ascii="Arial" w:hAnsi="Arial" w:cs="Arial"/>
          <w:color w:val="FF0000"/>
          <w:sz w:val="24"/>
          <w:szCs w:val="24"/>
          <w:rPrChange w:id="225" w:author="Eder da Silva Ramos" w:date="2025-06-09T16:00:00Z">
            <w:rPr>
              <w:rFonts w:ascii="Arial" w:hAnsi="Arial" w:cs="Arial"/>
              <w:sz w:val="24"/>
              <w:szCs w:val="24"/>
            </w:rPr>
          </w:rPrChange>
        </w:rPr>
        <w:t xml:space="preserve"> a qualidade da celulose.</w:t>
      </w:r>
      <w:ins w:id="226" w:author="Eder da Silva Ramos" w:date="2025-06-09T16:03:00Z">
        <w:r w:rsidR="00FA005E">
          <w:rPr>
            <w:rFonts w:ascii="Arial" w:hAnsi="Arial" w:cs="Arial"/>
            <w:color w:val="FF0000"/>
            <w:sz w:val="24"/>
            <w:szCs w:val="24"/>
          </w:rPr>
          <w:t xml:space="preserve"> Professor, suas considera</w:t>
        </w:r>
      </w:ins>
      <w:ins w:id="227" w:author="Eder da Silva Ramos" w:date="2025-06-09T16:04:00Z">
        <w:r w:rsidR="00FA005E">
          <w:rPr>
            <w:rFonts w:ascii="Arial" w:hAnsi="Arial" w:cs="Arial"/>
            <w:color w:val="FF0000"/>
            <w:sz w:val="24"/>
            <w:szCs w:val="24"/>
          </w:rPr>
          <w:t xml:space="preserve">ções aqui foram certeiras, tentei me atentar mais ao gráfico e trazer uma discussão mais apropriada. </w:t>
        </w:r>
      </w:ins>
    </w:p>
    <w:p w14:paraId="0AC217A6" w14:textId="30831A05" w:rsidR="00AD3C4C" w:rsidRPr="008420CE" w:rsidRDefault="00AD3C4C" w:rsidP="008420CE">
      <w:pPr>
        <w:spacing w:before="100" w:beforeAutospacing="1" w:after="100" w:afterAutospacing="1" w:line="360" w:lineRule="auto"/>
        <w:ind w:firstLine="708"/>
        <w:jc w:val="both"/>
        <w:rPr>
          <w:ins w:id="228" w:author="Eder da Silva Ramos" w:date="2025-06-09T15:48:00Z"/>
          <w:rFonts w:ascii="Arial" w:eastAsia="Times New Roman" w:hAnsi="Arial" w:cs="Arial"/>
          <w:sz w:val="24"/>
          <w:szCs w:val="24"/>
          <w:lang w:eastAsia="pt-BR"/>
          <w:rPrChange w:id="229" w:author="Eder da Silva Ramos" w:date="2025-06-09T16:00:00Z">
            <w:rPr>
              <w:ins w:id="230" w:author="Eder da Silva Ramos" w:date="2025-06-09T15:48:00Z"/>
              <w:rFonts w:ascii="Times New Roman" w:eastAsia="Times New Roman" w:hAnsi="Times New Roman" w:cs="Times New Roman"/>
              <w:sz w:val="24"/>
              <w:szCs w:val="24"/>
              <w:lang w:eastAsia="pt-BR"/>
            </w:rPr>
          </w:rPrChange>
        </w:rPr>
        <w:pPrChange w:id="231" w:author="Eder da Silva Ramos" w:date="2025-06-09T16:12:00Z">
          <w:pPr>
            <w:spacing w:before="100" w:beforeAutospacing="1" w:after="100" w:afterAutospacing="1" w:line="240" w:lineRule="auto"/>
          </w:pPr>
        </w:pPrChange>
      </w:pPr>
      <w:ins w:id="232" w:author="Eder da Silva Ramos" w:date="2025-06-09T15:48:00Z">
        <w:r w:rsidRPr="00082C40">
          <w:rPr>
            <w:rFonts w:ascii="Arial" w:eastAsia="Times New Roman" w:hAnsi="Arial" w:cs="Arial"/>
            <w:sz w:val="24"/>
            <w:szCs w:val="24"/>
            <w:lang w:eastAsia="pt-BR"/>
            <w:rPrChange w:id="233" w:author="Eder da Silva Ramos" w:date="2025-06-09T16:00:00Z">
              <w:rPr>
                <w:rFonts w:ascii="Times New Roman" w:eastAsia="Times New Roman" w:hAnsi="Times New Roman" w:cs="Times New Roman"/>
                <w:sz w:val="24"/>
                <w:szCs w:val="24"/>
                <w:lang w:eastAsia="pt-BR"/>
              </w:rPr>
            </w:rPrChange>
          </w:rPr>
          <w:t xml:space="preserve">A Figura 5 apresenta a evolução mensal da qualidade do produto final classificado como “Extra Prime”, correlacionada com a distribuição dos teores de </w:t>
        </w:r>
        <w:r w:rsidRPr="008420CE">
          <w:rPr>
            <w:rFonts w:ascii="Arial" w:eastAsia="Times New Roman" w:hAnsi="Arial" w:cs="Arial"/>
            <w:sz w:val="24"/>
            <w:szCs w:val="24"/>
            <w:lang w:eastAsia="pt-BR"/>
            <w:rPrChange w:id="234" w:author="Eder da Silva Ramos" w:date="2025-06-09T16:00:00Z">
              <w:rPr>
                <w:rFonts w:ascii="Times New Roman" w:eastAsia="Times New Roman" w:hAnsi="Times New Roman" w:cs="Times New Roman"/>
                <w:sz w:val="24"/>
                <w:szCs w:val="24"/>
                <w:lang w:eastAsia="pt-BR"/>
              </w:rPr>
            </w:rPrChange>
          </w:rPr>
          <w:t>extrativos no mix de madeira abastecida à fábrica. Até o mês de setembro de 2024, observa-se uma relação clara entre a predominância de madeiras com baixos teores de extrativos — especialmente abaixo de 2% — e os altos índices de celulose enquadrada na categoria Extra Prime, superando os 90% em diversos períodos.</w:t>
        </w:r>
      </w:ins>
    </w:p>
    <w:p w14:paraId="7391CE59" w14:textId="5B880CC5" w:rsidR="00AD3C4C" w:rsidRPr="008420CE" w:rsidRDefault="00AD3C4C" w:rsidP="008420CE">
      <w:pPr>
        <w:spacing w:before="100" w:beforeAutospacing="1" w:after="100" w:afterAutospacing="1" w:line="360" w:lineRule="auto"/>
        <w:ind w:firstLine="708"/>
        <w:jc w:val="both"/>
        <w:rPr>
          <w:ins w:id="235" w:author="Eder da Silva Ramos" w:date="2025-06-09T15:48:00Z"/>
          <w:rFonts w:ascii="Arial" w:eastAsia="Times New Roman" w:hAnsi="Arial" w:cs="Arial"/>
          <w:sz w:val="24"/>
          <w:szCs w:val="24"/>
          <w:lang w:eastAsia="pt-BR"/>
          <w:rPrChange w:id="236" w:author="Eder da Silva Ramos" w:date="2025-06-09T16:00:00Z">
            <w:rPr>
              <w:ins w:id="237" w:author="Eder da Silva Ramos" w:date="2025-06-09T15:48:00Z"/>
              <w:rFonts w:ascii="Times New Roman" w:eastAsia="Times New Roman" w:hAnsi="Times New Roman" w:cs="Times New Roman"/>
              <w:sz w:val="24"/>
              <w:szCs w:val="24"/>
              <w:lang w:eastAsia="pt-BR"/>
            </w:rPr>
          </w:rPrChange>
        </w:rPr>
        <w:pPrChange w:id="238" w:author="Eder da Silva Ramos" w:date="2025-06-09T16:15:00Z">
          <w:pPr>
            <w:spacing w:before="100" w:beforeAutospacing="1" w:after="100" w:afterAutospacing="1" w:line="240" w:lineRule="auto"/>
          </w:pPr>
        </w:pPrChange>
      </w:pPr>
      <w:ins w:id="239" w:author="Eder da Silva Ramos" w:date="2025-06-09T15:48:00Z">
        <w:r w:rsidRPr="008420CE">
          <w:rPr>
            <w:rFonts w:ascii="Arial" w:eastAsia="Times New Roman" w:hAnsi="Arial" w:cs="Arial"/>
            <w:sz w:val="24"/>
            <w:szCs w:val="24"/>
            <w:lang w:eastAsia="pt-BR"/>
            <w:rPrChange w:id="240" w:author="Eder da Silva Ramos" w:date="2025-06-09T16:00:00Z">
              <w:rPr>
                <w:rFonts w:ascii="Times New Roman" w:eastAsia="Times New Roman" w:hAnsi="Times New Roman" w:cs="Times New Roman"/>
                <w:sz w:val="24"/>
                <w:szCs w:val="24"/>
                <w:lang w:eastAsia="pt-BR"/>
              </w:rPr>
            </w:rPrChange>
          </w:rPr>
          <w:t xml:space="preserve">Entretanto, a partir de outubro de 2024, essa correlação direta se torna menos evidente. Apesar de algumas recuperações na classificação Extra Prime, como em novembro </w:t>
        </w:r>
      </w:ins>
      <w:ins w:id="241" w:author="Eder da Silva Ramos" w:date="2025-06-09T16:14:00Z">
        <w:r w:rsidR="00D620CF" w:rsidRPr="008420CE">
          <w:rPr>
            <w:rFonts w:ascii="Arial" w:eastAsia="Times New Roman" w:hAnsi="Arial" w:cs="Arial"/>
            <w:sz w:val="24"/>
            <w:szCs w:val="24"/>
            <w:lang w:eastAsia="pt-BR"/>
          </w:rPr>
          <w:t>a</w:t>
        </w:r>
      </w:ins>
      <w:ins w:id="242" w:author="Eder da Silva Ramos" w:date="2025-06-09T15:48:00Z">
        <w:r w:rsidRPr="008420CE">
          <w:rPr>
            <w:rFonts w:ascii="Arial" w:eastAsia="Times New Roman" w:hAnsi="Arial" w:cs="Arial"/>
            <w:sz w:val="24"/>
            <w:szCs w:val="24"/>
            <w:lang w:eastAsia="pt-BR"/>
            <w:rPrChange w:id="243" w:author="Eder da Silva Ramos" w:date="2025-06-09T16:00:00Z">
              <w:rPr>
                <w:rFonts w:ascii="Times New Roman" w:eastAsia="Times New Roman" w:hAnsi="Times New Roman" w:cs="Times New Roman"/>
                <w:sz w:val="24"/>
                <w:szCs w:val="24"/>
                <w:lang w:eastAsia="pt-BR"/>
              </w:rPr>
            </w:rPrChange>
          </w:rPr>
          <w:t xml:space="preserve"> março, esses resultados não se explicam exclusivamente pela qualidade química da madeira. Nesses meses, observa-se uma maior presença de madeiras com extrativos acima de 3%, e, ainda assim, os percentuais de qualidade foram mantidos ou recuperados, sugerindo que fatores adicionais passaram a exercer maior influência.</w:t>
        </w:r>
      </w:ins>
      <w:ins w:id="244" w:author="Eder da Silva Ramos" w:date="2025-06-09T16:15:00Z">
        <w:r w:rsidR="00D620CF" w:rsidRPr="008420CE">
          <w:rPr>
            <w:rFonts w:ascii="Arial" w:eastAsia="Times New Roman" w:hAnsi="Arial" w:cs="Arial"/>
            <w:sz w:val="24"/>
            <w:szCs w:val="24"/>
            <w:lang w:eastAsia="pt-BR"/>
          </w:rPr>
          <w:t xml:space="preserve"> </w:t>
        </w:r>
      </w:ins>
      <w:ins w:id="245" w:author="Eder da Silva Ramos" w:date="2025-06-09T15:48:00Z">
        <w:r w:rsidRPr="008420CE">
          <w:rPr>
            <w:rFonts w:ascii="Arial" w:eastAsia="Times New Roman" w:hAnsi="Arial" w:cs="Arial"/>
            <w:sz w:val="24"/>
            <w:szCs w:val="24"/>
            <w:lang w:eastAsia="pt-BR"/>
            <w:rPrChange w:id="246" w:author="Eder da Silva Ramos" w:date="2025-06-09T16:00:00Z">
              <w:rPr>
                <w:rFonts w:ascii="Times New Roman" w:eastAsia="Times New Roman" w:hAnsi="Times New Roman" w:cs="Times New Roman"/>
                <w:sz w:val="24"/>
                <w:szCs w:val="24"/>
                <w:lang w:eastAsia="pt-BR"/>
              </w:rPr>
            </w:rPrChange>
          </w:rPr>
          <w:t xml:space="preserve">Dentre esses fatores, destacam-se o aumento no consumo de insumos químicos — como álcalis e aditivos de branqueamento — e o papel estratégico do pátio de madeira, que intensificou o giro operacional e o rechego interno para viabilizar misturas mais adequadas às restrições do processo fabril. </w:t>
        </w:r>
      </w:ins>
    </w:p>
    <w:p w14:paraId="3BA62EB5" w14:textId="2C3D379D" w:rsidR="00AD3C4C" w:rsidRPr="008420CE" w:rsidRDefault="00AD3C4C" w:rsidP="008420CE">
      <w:pPr>
        <w:spacing w:before="100" w:beforeAutospacing="1" w:after="100" w:afterAutospacing="1" w:line="360" w:lineRule="auto"/>
        <w:ind w:firstLine="708"/>
        <w:jc w:val="both"/>
        <w:rPr>
          <w:ins w:id="247" w:author="Eder da Silva Ramos" w:date="2025-06-09T15:48:00Z"/>
          <w:rFonts w:ascii="Arial" w:eastAsia="Times New Roman" w:hAnsi="Arial" w:cs="Arial"/>
          <w:sz w:val="24"/>
          <w:szCs w:val="24"/>
          <w:lang w:eastAsia="pt-BR"/>
          <w:rPrChange w:id="248" w:author="Eder da Silva Ramos" w:date="2025-06-09T16:00:00Z">
            <w:rPr>
              <w:ins w:id="249" w:author="Eder da Silva Ramos" w:date="2025-06-09T15:48:00Z"/>
              <w:rFonts w:ascii="Times New Roman" w:eastAsia="Times New Roman" w:hAnsi="Times New Roman" w:cs="Times New Roman"/>
              <w:sz w:val="24"/>
              <w:szCs w:val="24"/>
              <w:lang w:eastAsia="pt-BR"/>
            </w:rPr>
          </w:rPrChange>
        </w:rPr>
        <w:pPrChange w:id="250" w:author="Eder da Silva Ramos" w:date="2025-06-09T16:17:00Z">
          <w:pPr>
            <w:spacing w:before="100" w:beforeAutospacing="1" w:after="100" w:afterAutospacing="1" w:line="240" w:lineRule="auto"/>
          </w:pPr>
        </w:pPrChange>
      </w:pPr>
      <w:ins w:id="251" w:author="Eder da Silva Ramos" w:date="2025-06-09T15:48:00Z">
        <w:r w:rsidRPr="008420CE">
          <w:rPr>
            <w:rFonts w:ascii="Arial" w:eastAsia="Times New Roman" w:hAnsi="Arial" w:cs="Arial"/>
            <w:sz w:val="24"/>
            <w:szCs w:val="24"/>
            <w:lang w:eastAsia="pt-BR"/>
            <w:rPrChange w:id="252" w:author="Eder da Silva Ramos" w:date="2025-06-09T16:00:00Z">
              <w:rPr>
                <w:rFonts w:ascii="Times New Roman" w:eastAsia="Times New Roman" w:hAnsi="Times New Roman" w:cs="Times New Roman"/>
                <w:sz w:val="24"/>
                <w:szCs w:val="24"/>
                <w:lang w:eastAsia="pt-BR"/>
              </w:rPr>
            </w:rPrChange>
          </w:rPr>
          <w:t>Já nos meses de desempenho inferior</w:t>
        </w:r>
      </w:ins>
      <w:ins w:id="253" w:author="Eder da Silva Ramos" w:date="2025-06-09T16:16:00Z">
        <w:r w:rsidR="00D620CF" w:rsidRPr="008420CE">
          <w:rPr>
            <w:rFonts w:ascii="Arial" w:eastAsia="Times New Roman" w:hAnsi="Arial" w:cs="Arial"/>
            <w:sz w:val="24"/>
            <w:szCs w:val="24"/>
            <w:lang w:eastAsia="pt-BR"/>
          </w:rPr>
          <w:t xml:space="preserve"> em relação ao mesmo período do ano anterior</w:t>
        </w:r>
      </w:ins>
      <w:ins w:id="254" w:author="Eder da Silva Ramos" w:date="2025-06-09T15:48:00Z">
        <w:r w:rsidRPr="008420CE">
          <w:rPr>
            <w:rFonts w:ascii="Arial" w:eastAsia="Times New Roman" w:hAnsi="Arial" w:cs="Arial"/>
            <w:sz w:val="24"/>
            <w:szCs w:val="24"/>
            <w:lang w:eastAsia="pt-BR"/>
            <w:rPrChange w:id="255" w:author="Eder da Silva Ramos" w:date="2025-06-09T16:00:00Z">
              <w:rPr>
                <w:rFonts w:ascii="Times New Roman" w:eastAsia="Times New Roman" w:hAnsi="Times New Roman" w:cs="Times New Roman"/>
                <w:sz w:val="24"/>
                <w:szCs w:val="24"/>
                <w:lang w:eastAsia="pt-BR"/>
              </w:rPr>
            </w:rPrChange>
          </w:rPr>
          <w:t xml:space="preserve">, como janeiro, </w:t>
        </w:r>
      </w:ins>
      <w:ins w:id="256" w:author="Eder da Silva Ramos" w:date="2025-06-09T16:16:00Z">
        <w:r w:rsidR="00D620CF" w:rsidRPr="008420CE">
          <w:rPr>
            <w:rFonts w:ascii="Arial" w:eastAsia="Times New Roman" w:hAnsi="Arial" w:cs="Arial"/>
            <w:sz w:val="24"/>
            <w:szCs w:val="24"/>
            <w:lang w:eastAsia="pt-BR"/>
          </w:rPr>
          <w:t xml:space="preserve">março e </w:t>
        </w:r>
      </w:ins>
      <w:ins w:id="257" w:author="Eder da Silva Ramos" w:date="2025-06-09T15:48:00Z">
        <w:r w:rsidRPr="008420CE">
          <w:rPr>
            <w:rFonts w:ascii="Arial" w:eastAsia="Times New Roman" w:hAnsi="Arial" w:cs="Arial"/>
            <w:sz w:val="24"/>
            <w:szCs w:val="24"/>
            <w:lang w:eastAsia="pt-BR"/>
            <w:rPrChange w:id="258" w:author="Eder da Silva Ramos" w:date="2025-06-09T16:00:00Z">
              <w:rPr>
                <w:rFonts w:ascii="Times New Roman" w:eastAsia="Times New Roman" w:hAnsi="Times New Roman" w:cs="Times New Roman"/>
                <w:sz w:val="24"/>
                <w:szCs w:val="24"/>
                <w:lang w:eastAsia="pt-BR"/>
              </w:rPr>
            </w:rPrChange>
          </w:rPr>
          <w:t xml:space="preserve">abril, é possível associar a piora </w:t>
        </w:r>
      </w:ins>
      <w:ins w:id="259" w:author="Eder da Silva Ramos" w:date="2025-06-09T16:17:00Z">
        <w:r w:rsidR="00D620CF" w:rsidRPr="008420CE">
          <w:rPr>
            <w:rFonts w:ascii="Arial" w:eastAsia="Times New Roman" w:hAnsi="Arial" w:cs="Arial"/>
            <w:sz w:val="24"/>
            <w:szCs w:val="24"/>
            <w:lang w:eastAsia="pt-BR"/>
          </w:rPr>
          <w:t>ao aumento</w:t>
        </w:r>
      </w:ins>
      <w:ins w:id="260" w:author="Eder da Silva Ramos" w:date="2025-06-09T15:48:00Z">
        <w:r w:rsidRPr="008420CE">
          <w:rPr>
            <w:rFonts w:ascii="Arial" w:eastAsia="Times New Roman" w:hAnsi="Arial" w:cs="Arial"/>
            <w:sz w:val="24"/>
            <w:szCs w:val="24"/>
            <w:lang w:eastAsia="pt-BR"/>
            <w:rPrChange w:id="261" w:author="Eder da Silva Ramos" w:date="2025-06-09T16:00:00Z">
              <w:rPr>
                <w:rFonts w:ascii="Times New Roman" w:eastAsia="Times New Roman" w:hAnsi="Times New Roman" w:cs="Times New Roman"/>
                <w:sz w:val="24"/>
                <w:szCs w:val="24"/>
                <w:lang w:eastAsia="pt-BR"/>
              </w:rPr>
            </w:rPrChange>
          </w:rPr>
          <w:t xml:space="preserve"> na proporção de madeiras com extrativos </w:t>
        </w:r>
      </w:ins>
      <w:ins w:id="262" w:author="Eder da Silva Ramos" w:date="2025-06-09T16:18:00Z">
        <w:r w:rsidR="00D620CF" w:rsidRPr="008420CE">
          <w:rPr>
            <w:rFonts w:ascii="Arial" w:eastAsia="Times New Roman" w:hAnsi="Arial" w:cs="Arial"/>
            <w:sz w:val="24"/>
            <w:szCs w:val="24"/>
            <w:lang w:eastAsia="pt-BR"/>
          </w:rPr>
          <w:t>superiores</w:t>
        </w:r>
      </w:ins>
      <w:ins w:id="263" w:author="Eder da Silva Ramos" w:date="2025-06-09T15:48:00Z">
        <w:r w:rsidRPr="008420CE">
          <w:rPr>
            <w:rFonts w:ascii="Arial" w:eastAsia="Times New Roman" w:hAnsi="Arial" w:cs="Arial"/>
            <w:sz w:val="24"/>
            <w:szCs w:val="24"/>
            <w:lang w:eastAsia="pt-BR"/>
            <w:rPrChange w:id="264" w:author="Eder da Silva Ramos" w:date="2025-06-09T16:00:00Z">
              <w:rPr>
                <w:rFonts w:ascii="Times New Roman" w:eastAsia="Times New Roman" w:hAnsi="Times New Roman" w:cs="Times New Roman"/>
                <w:sz w:val="24"/>
                <w:szCs w:val="24"/>
                <w:lang w:eastAsia="pt-BR"/>
              </w:rPr>
            </w:rPrChange>
          </w:rPr>
          <w:t xml:space="preserve"> a 2%, além de outros possíveis fatores operacionais, como instabilidades de processo, variabilidade de outros parâmetros da madeira ou gargalos internos característicos de grandes plantas industriais.</w:t>
        </w:r>
      </w:ins>
    </w:p>
    <w:p w14:paraId="715AB1B0" w14:textId="506615AA" w:rsidR="00AD3C4C" w:rsidRPr="008420CE" w:rsidRDefault="00AD3C4C" w:rsidP="008420CE">
      <w:pPr>
        <w:spacing w:before="100" w:beforeAutospacing="1" w:after="100" w:afterAutospacing="1" w:line="360" w:lineRule="auto"/>
        <w:ind w:firstLine="708"/>
        <w:jc w:val="both"/>
        <w:rPr>
          <w:ins w:id="265" w:author="Eder da Silva Ramos" w:date="2025-06-09T15:48:00Z"/>
          <w:rFonts w:ascii="Arial" w:eastAsia="Times New Roman" w:hAnsi="Arial" w:cs="Arial"/>
          <w:sz w:val="24"/>
          <w:szCs w:val="24"/>
          <w:lang w:eastAsia="pt-BR"/>
          <w:rPrChange w:id="266" w:author="Eder da Silva Ramos" w:date="2025-06-09T16:00:00Z">
            <w:rPr>
              <w:ins w:id="267" w:author="Eder da Silva Ramos" w:date="2025-06-09T15:48:00Z"/>
              <w:rFonts w:ascii="Times New Roman" w:eastAsia="Times New Roman" w:hAnsi="Times New Roman" w:cs="Times New Roman"/>
              <w:sz w:val="24"/>
              <w:szCs w:val="24"/>
              <w:lang w:eastAsia="pt-BR"/>
            </w:rPr>
          </w:rPrChange>
        </w:rPr>
        <w:pPrChange w:id="268" w:author="Eder da Silva Ramos" w:date="2025-06-09T16:18:00Z">
          <w:pPr>
            <w:spacing w:before="100" w:beforeAutospacing="1" w:after="100" w:afterAutospacing="1" w:line="240" w:lineRule="auto"/>
          </w:pPr>
        </w:pPrChange>
      </w:pPr>
      <w:ins w:id="269" w:author="Eder da Silva Ramos" w:date="2025-06-09T15:48:00Z">
        <w:r w:rsidRPr="008420CE">
          <w:rPr>
            <w:rFonts w:ascii="Arial" w:eastAsia="Times New Roman" w:hAnsi="Arial" w:cs="Arial"/>
            <w:sz w:val="24"/>
            <w:szCs w:val="24"/>
            <w:lang w:eastAsia="pt-BR"/>
            <w:rPrChange w:id="270" w:author="Eder da Silva Ramos" w:date="2025-06-09T16:00:00Z">
              <w:rPr>
                <w:rFonts w:ascii="Times New Roman" w:eastAsia="Times New Roman" w:hAnsi="Times New Roman" w:cs="Times New Roman"/>
                <w:sz w:val="24"/>
                <w:szCs w:val="24"/>
                <w:lang w:eastAsia="pt-BR"/>
              </w:rPr>
            </w:rPrChange>
          </w:rPr>
          <w:t>Portanto, a análise evidencia que, embora o controle de extrativos na madeira seja determinante para a qualidade da celulose, a eficiência logística do pátio e o suporte químico da planta também desempenham papel fundamental na mitigação de cenários adversos</w:t>
        </w:r>
      </w:ins>
      <w:ins w:id="271" w:author="Eder da Silva Ramos" w:date="2025-06-09T15:50:00Z">
        <w:r w:rsidRPr="008420CE">
          <w:rPr>
            <w:rFonts w:ascii="Arial" w:eastAsia="Times New Roman" w:hAnsi="Arial" w:cs="Arial"/>
            <w:sz w:val="24"/>
            <w:szCs w:val="24"/>
            <w:lang w:eastAsia="pt-BR"/>
            <w:rPrChange w:id="272" w:author="Eder da Silva Ramos" w:date="2025-06-09T16:00:00Z">
              <w:rPr>
                <w:rFonts w:ascii="Times New Roman" w:eastAsia="Times New Roman" w:hAnsi="Times New Roman" w:cs="Times New Roman"/>
                <w:sz w:val="24"/>
                <w:szCs w:val="24"/>
                <w:lang w:eastAsia="pt-BR"/>
              </w:rPr>
            </w:rPrChange>
          </w:rPr>
          <w:t>.</w:t>
        </w:r>
      </w:ins>
    </w:p>
    <w:p w14:paraId="151FC133" w14:textId="25CCAF7F" w:rsidR="00CC2FCD" w:rsidRDefault="008447DC" w:rsidP="008420CE">
      <w:pPr>
        <w:spacing w:line="360" w:lineRule="auto"/>
        <w:ind w:firstLine="851"/>
        <w:jc w:val="both"/>
        <w:rPr>
          <w:rFonts w:ascii="Arial" w:hAnsi="Arial" w:cs="Arial"/>
          <w:sz w:val="24"/>
          <w:szCs w:val="24"/>
        </w:rPr>
      </w:pPr>
      <w:r w:rsidRPr="008420CE">
        <w:rPr>
          <w:rFonts w:ascii="Arial" w:hAnsi="Arial" w:cs="Arial"/>
          <w:sz w:val="24"/>
          <w:szCs w:val="24"/>
        </w:rPr>
        <w:t>Adicionalmente, os resultados indicam que pequenos desvios na composição do mix, especialmente quando ocorrem aumentos na faixa acima de 3%, têm impacto direto na performance da celulose</w:t>
      </w:r>
      <w:ins w:id="273" w:author="Eder da Silva Ramos" w:date="2025-06-09T15:55:00Z">
        <w:r w:rsidR="00207C6A" w:rsidRPr="008420CE">
          <w:rPr>
            <w:rFonts w:ascii="Arial" w:hAnsi="Arial" w:cs="Arial"/>
            <w:sz w:val="24"/>
            <w:szCs w:val="24"/>
          </w:rPr>
          <w:t xml:space="preserve">, conforme os meses de </w:t>
        </w:r>
      </w:ins>
      <w:ins w:id="274" w:author="Eder da Silva Ramos" w:date="2025-06-09T15:56:00Z">
        <w:r w:rsidR="00207C6A" w:rsidRPr="008420CE">
          <w:rPr>
            <w:rFonts w:ascii="Arial" w:hAnsi="Arial" w:cs="Arial"/>
            <w:sz w:val="24"/>
            <w:szCs w:val="24"/>
          </w:rPr>
          <w:t>março e abril de 2025</w:t>
        </w:r>
      </w:ins>
      <w:r w:rsidR="008420CE">
        <w:rPr>
          <w:rFonts w:ascii="Arial" w:hAnsi="Arial" w:cs="Arial"/>
          <w:sz w:val="24"/>
          <w:szCs w:val="24"/>
        </w:rPr>
        <w:t xml:space="preserve">. </w:t>
      </w:r>
      <w:ins w:id="275" w:author="Eder da Silva Ramos" w:date="2025-06-09T15:58:00Z">
        <w:r w:rsidR="00207C6A" w:rsidRPr="008420CE">
          <w:rPr>
            <w:rFonts w:ascii="Arial" w:hAnsi="Arial" w:cs="Arial"/>
            <w:sz w:val="24"/>
            <w:szCs w:val="24"/>
            <w:rPrChange w:id="276" w:author="Eder da Silva Ramos" w:date="2025-06-09T15:58:00Z">
              <w:rPr/>
            </w:rPrChange>
          </w:rPr>
          <w:t xml:space="preserve">Além disso, é importante considerar que o efeito dos extrativos na operação industrial é cumulativo. Mesmo em períodos nos quais a qualidade da celulose se mantém em níveis satisfatórios, a presença recorrente de teores mais elevados de extrativos no mix de madeira tende a provocar o acúmulo progressivo dessas substâncias nas </w:t>
        </w:r>
        <w:r w:rsidR="00207C6A" w:rsidRPr="00207C6A">
          <w:rPr>
            <w:rFonts w:ascii="Arial" w:hAnsi="Arial" w:cs="Arial"/>
            <w:sz w:val="24"/>
            <w:szCs w:val="24"/>
            <w:rPrChange w:id="277" w:author="Eder da Silva Ramos" w:date="2025-06-09T15:58:00Z">
              <w:rPr/>
            </w:rPrChange>
          </w:rPr>
          <w:t>linhas de produção.</w:t>
        </w:r>
      </w:ins>
      <w:ins w:id="278" w:author="Eder da Silva Ramos" w:date="2025-06-09T16:23:00Z">
        <w:r w:rsidR="00F3656A">
          <w:rPr>
            <w:rFonts w:ascii="Arial" w:hAnsi="Arial" w:cs="Arial"/>
            <w:sz w:val="24"/>
            <w:szCs w:val="24"/>
          </w:rPr>
          <w:t xml:space="preserve"> </w:t>
        </w:r>
      </w:ins>
      <w:ins w:id="279" w:author="Eder da Silva Ramos" w:date="2025-06-09T15:58:00Z">
        <w:r w:rsidR="00207C6A" w:rsidRPr="00207C6A">
          <w:rPr>
            <w:rFonts w:ascii="Arial" w:hAnsi="Arial" w:cs="Arial"/>
            <w:sz w:val="24"/>
            <w:szCs w:val="24"/>
            <w:rPrChange w:id="280" w:author="Eder da Silva Ramos" w:date="2025-06-09T15:58:00Z">
              <w:rPr/>
            </w:rPrChange>
          </w:rPr>
          <w:t>Dessa forma, ainda que o impacto sobre a qualidade final nem sempre seja imediato, a persistência de cargas com alto teor de extrativos impõe um desgaste contínuo à planta industrial, exigindo esforços permanentes de mitigação por parte da operação e da engenharia de processos.</w:t>
        </w:r>
      </w:ins>
      <w:r w:rsidRPr="00E02988">
        <w:rPr>
          <w:rFonts w:ascii="Arial" w:hAnsi="Arial" w:cs="Arial"/>
          <w:sz w:val="24"/>
          <w:szCs w:val="24"/>
        </w:rPr>
        <w:t xml:space="preserve"> </w:t>
      </w:r>
      <w:ins w:id="281" w:author="." w:date="2025-05-29T15:51:00Z">
        <w:r w:rsidR="00420ABC">
          <w:rPr>
            <w:rFonts w:ascii="Arial" w:hAnsi="Arial" w:cs="Arial"/>
            <w:sz w:val="24"/>
            <w:szCs w:val="24"/>
          </w:rPr>
          <w:t>Cite esses meses para deixar claro isso como fez anteriormente para os que deram melhor qualidade ok?</w:t>
        </w:r>
      </w:ins>
      <w:ins w:id="282" w:author="Eder da Silva Ramos" w:date="2025-06-09T16:24:00Z">
        <w:r w:rsidR="005E7BA0">
          <w:rPr>
            <w:rFonts w:ascii="Arial" w:hAnsi="Arial" w:cs="Arial"/>
            <w:sz w:val="24"/>
            <w:szCs w:val="24"/>
          </w:rPr>
          <w:t xml:space="preserve"> Citado os meses de março e abril de 2025</w:t>
        </w:r>
      </w:ins>
    </w:p>
    <w:p w14:paraId="4390C793" w14:textId="3309AC32" w:rsidR="008447DC" w:rsidRDefault="008447DC" w:rsidP="00C65BA2">
      <w:pPr>
        <w:spacing w:line="360" w:lineRule="auto"/>
        <w:ind w:firstLine="851"/>
        <w:jc w:val="both"/>
        <w:rPr>
          <w:rFonts w:ascii="Arial" w:hAnsi="Arial" w:cs="Arial"/>
          <w:sz w:val="24"/>
          <w:szCs w:val="24"/>
        </w:rPr>
      </w:pPr>
      <w:r w:rsidRPr="00E02988">
        <w:rPr>
          <w:rFonts w:ascii="Arial" w:hAnsi="Arial" w:cs="Arial"/>
          <w:sz w:val="24"/>
          <w:szCs w:val="24"/>
        </w:rPr>
        <w:t>Isso justifica a necessidade de manter o monitoramento contínuo, hora a hora, do abastecimento e de reforçar a sinergia entre os setores de logística, qualidade e produção, assegurando que o pátio continue operando como um mecanismo de amortecimento da variabilidade da matéria-prima.</w:t>
      </w:r>
    </w:p>
    <w:p w14:paraId="14D8B11F" w14:textId="38756BAF" w:rsidR="00181542" w:rsidRDefault="00181542" w:rsidP="00181542">
      <w:pPr>
        <w:spacing w:line="360" w:lineRule="auto"/>
        <w:ind w:firstLine="851"/>
        <w:jc w:val="both"/>
        <w:rPr>
          <w:rFonts w:ascii="Arial" w:hAnsi="Arial" w:cs="Arial"/>
          <w:sz w:val="24"/>
          <w:szCs w:val="24"/>
        </w:rPr>
      </w:pPr>
      <w:r w:rsidRPr="00E02988">
        <w:rPr>
          <w:rFonts w:ascii="Arial" w:hAnsi="Arial" w:cs="Arial"/>
          <w:sz w:val="24"/>
          <w:szCs w:val="24"/>
        </w:rPr>
        <w:t xml:space="preserve">Para mitigar os efeitos residuais dos extrativos no processo fabril, a indústria recorre à aplicação de insumos químicos como talco, dispersantes de </w:t>
      </w:r>
      <w:r w:rsidRPr="00660047">
        <w:rPr>
          <w:rFonts w:ascii="Arial" w:hAnsi="Arial" w:cs="Arial"/>
          <w:i/>
          <w:iCs/>
          <w:sz w:val="24"/>
          <w:szCs w:val="24"/>
        </w:rPr>
        <w:t>pitch</w:t>
      </w:r>
      <w:r w:rsidRPr="00E02988">
        <w:rPr>
          <w:rFonts w:ascii="Arial" w:hAnsi="Arial" w:cs="Arial"/>
          <w:sz w:val="24"/>
          <w:szCs w:val="24"/>
        </w:rPr>
        <w:t xml:space="preserve"> e aditivos de cozimento. </w:t>
      </w:r>
    </w:p>
    <w:p w14:paraId="0BB0FC88" w14:textId="1FD4ACB9" w:rsidR="008420CE" w:rsidRDefault="008420CE" w:rsidP="00181542">
      <w:pPr>
        <w:spacing w:line="360" w:lineRule="auto"/>
        <w:ind w:firstLine="851"/>
        <w:jc w:val="both"/>
        <w:rPr>
          <w:rFonts w:ascii="Arial" w:hAnsi="Arial" w:cs="Arial"/>
          <w:sz w:val="24"/>
          <w:szCs w:val="24"/>
        </w:rPr>
      </w:pPr>
    </w:p>
    <w:p w14:paraId="75197083" w14:textId="300F220B" w:rsidR="00ED3635" w:rsidRPr="00ED3635" w:rsidRDefault="00ED3635" w:rsidP="008420CE">
      <w:pPr>
        <w:pStyle w:val="Legenda"/>
        <w:keepNext/>
        <w:jc w:val="center"/>
        <w:rPr>
          <w:rFonts w:ascii="Arial" w:hAnsi="Arial" w:cs="Arial"/>
          <w:b/>
          <w:i w:val="0"/>
          <w:color w:val="auto"/>
          <w:sz w:val="20"/>
        </w:rPr>
      </w:pPr>
      <w:bookmarkStart w:id="283" w:name="_Toc200031301"/>
      <w:r w:rsidRPr="00ED3635">
        <w:rPr>
          <w:rFonts w:ascii="Arial" w:hAnsi="Arial" w:cs="Arial"/>
          <w:b/>
          <w:i w:val="0"/>
          <w:color w:val="auto"/>
          <w:sz w:val="20"/>
        </w:rPr>
        <w:t xml:space="preserve">Figura </w:t>
      </w:r>
      <w:r w:rsidRPr="00ED3635">
        <w:rPr>
          <w:rFonts w:ascii="Arial" w:hAnsi="Arial" w:cs="Arial"/>
          <w:b/>
          <w:i w:val="0"/>
          <w:color w:val="auto"/>
          <w:sz w:val="20"/>
        </w:rPr>
        <w:fldChar w:fldCharType="begin"/>
      </w:r>
      <w:r w:rsidRPr="00ED3635">
        <w:rPr>
          <w:rFonts w:ascii="Arial" w:hAnsi="Arial" w:cs="Arial"/>
          <w:b/>
          <w:i w:val="0"/>
          <w:color w:val="auto"/>
          <w:sz w:val="20"/>
        </w:rPr>
        <w:instrText xml:space="preserve"> SEQ Figura \* ARABIC </w:instrText>
      </w:r>
      <w:r w:rsidRPr="00ED3635">
        <w:rPr>
          <w:rFonts w:ascii="Arial" w:hAnsi="Arial" w:cs="Arial"/>
          <w:b/>
          <w:i w:val="0"/>
          <w:color w:val="auto"/>
          <w:sz w:val="20"/>
        </w:rPr>
        <w:fldChar w:fldCharType="separate"/>
      </w:r>
      <w:r w:rsidR="00F56970">
        <w:rPr>
          <w:rFonts w:ascii="Arial" w:hAnsi="Arial" w:cs="Arial"/>
          <w:b/>
          <w:i w:val="0"/>
          <w:noProof/>
          <w:color w:val="auto"/>
          <w:sz w:val="20"/>
        </w:rPr>
        <w:t>6</w:t>
      </w:r>
      <w:r w:rsidRPr="00ED3635">
        <w:rPr>
          <w:rFonts w:ascii="Arial" w:hAnsi="Arial" w:cs="Arial"/>
          <w:b/>
          <w:i w:val="0"/>
          <w:color w:val="auto"/>
          <w:sz w:val="20"/>
        </w:rPr>
        <w:fldChar w:fldCharType="end"/>
      </w:r>
      <w:r w:rsidRPr="00ED3635">
        <w:rPr>
          <w:rFonts w:ascii="Arial" w:hAnsi="Arial" w:cs="Arial"/>
          <w:b/>
          <w:i w:val="0"/>
          <w:color w:val="auto"/>
          <w:sz w:val="20"/>
        </w:rPr>
        <w:t xml:space="preserve">. Custos médios com químicos por tonelada de celulose produzida para controle de </w:t>
      </w:r>
      <w:r w:rsidRPr="00ED3635">
        <w:rPr>
          <w:rFonts w:ascii="Arial" w:hAnsi="Arial" w:cs="Arial"/>
          <w:b/>
          <w:color w:val="auto"/>
          <w:sz w:val="20"/>
        </w:rPr>
        <w:t>pitch</w:t>
      </w:r>
      <w:r w:rsidRPr="00ED3635">
        <w:rPr>
          <w:rFonts w:ascii="Arial" w:hAnsi="Arial" w:cs="Arial"/>
          <w:b/>
          <w:i w:val="0"/>
          <w:color w:val="auto"/>
          <w:sz w:val="20"/>
        </w:rPr>
        <w:t>.</w:t>
      </w:r>
      <w:bookmarkEnd w:id="283"/>
    </w:p>
    <w:p w14:paraId="7319E298" w14:textId="67BF5494" w:rsidR="001668AC" w:rsidRDefault="008420CE" w:rsidP="003B66A7">
      <w:pPr>
        <w:keepNext/>
        <w:spacing w:line="360" w:lineRule="auto"/>
        <w:jc w:val="center"/>
        <w:rPr>
          <w:rFonts w:ascii="Arial" w:hAnsi="Arial" w:cs="Arial"/>
          <w:sz w:val="24"/>
          <w:szCs w:val="24"/>
        </w:rPr>
      </w:pPr>
      <w:r>
        <w:rPr>
          <w:noProof/>
        </w:rPr>
        <w:drawing>
          <wp:inline distT="0" distB="0" distL="0" distR="0" wp14:anchorId="321CB258" wp14:editId="5D047415">
            <wp:extent cx="5674209" cy="3132000"/>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4209" cy="3132000"/>
                    </a:xfrm>
                    <a:prstGeom prst="rect">
                      <a:avLst/>
                    </a:prstGeom>
                  </pic:spPr>
                </pic:pic>
              </a:graphicData>
            </a:graphic>
          </wp:inline>
        </w:drawing>
      </w:r>
    </w:p>
    <w:p w14:paraId="5C63258E" w14:textId="77777777" w:rsidR="001668AC" w:rsidRDefault="001668AC" w:rsidP="001668AC">
      <w:pPr>
        <w:keepNext/>
        <w:spacing w:line="360" w:lineRule="auto"/>
        <w:ind w:firstLine="360"/>
        <w:jc w:val="center"/>
        <w:rPr>
          <w:rFonts w:ascii="Arial" w:hAnsi="Arial" w:cs="Arial"/>
          <w:sz w:val="24"/>
          <w:szCs w:val="24"/>
        </w:rPr>
      </w:pPr>
    </w:p>
    <w:p w14:paraId="229DA186" w14:textId="28CB31D9" w:rsidR="00CC2FCD" w:rsidRDefault="00877CBA" w:rsidP="00320E68">
      <w:pPr>
        <w:keepNext/>
        <w:spacing w:line="360" w:lineRule="auto"/>
        <w:ind w:firstLine="708"/>
        <w:rPr>
          <w:rFonts w:ascii="Arial" w:hAnsi="Arial" w:cs="Arial"/>
          <w:sz w:val="24"/>
          <w:szCs w:val="24"/>
        </w:rPr>
      </w:pPr>
      <w:r w:rsidRPr="00E02988">
        <w:rPr>
          <w:rFonts w:ascii="Arial" w:hAnsi="Arial" w:cs="Arial"/>
          <w:sz w:val="24"/>
          <w:szCs w:val="24"/>
        </w:rPr>
        <w:t xml:space="preserve">A Figura </w:t>
      </w:r>
      <w:r w:rsidR="000D1E35">
        <w:rPr>
          <w:rFonts w:ascii="Arial" w:hAnsi="Arial" w:cs="Arial"/>
          <w:sz w:val="24"/>
          <w:szCs w:val="24"/>
        </w:rPr>
        <w:t>6</w:t>
      </w:r>
      <w:r w:rsidRPr="00E02988">
        <w:rPr>
          <w:rFonts w:ascii="Arial" w:hAnsi="Arial" w:cs="Arial"/>
          <w:sz w:val="24"/>
          <w:szCs w:val="24"/>
        </w:rPr>
        <w:t xml:space="preserve"> apresenta os custos médios por tonelada de celulose: R$ 3,75 para talco, R$ 4,25 para dispersantes e R$ 3,89 para aditivos, totalizando R$ 11,89</w:t>
      </w:r>
      <w:r w:rsidR="00132B05">
        <w:rPr>
          <w:rFonts w:ascii="Arial" w:hAnsi="Arial" w:cs="Arial"/>
          <w:sz w:val="24"/>
          <w:szCs w:val="24"/>
        </w:rPr>
        <w:t>/</w:t>
      </w:r>
      <w:r w:rsidRPr="00E02988">
        <w:rPr>
          <w:rFonts w:ascii="Arial" w:hAnsi="Arial" w:cs="Arial"/>
          <w:sz w:val="24"/>
          <w:szCs w:val="24"/>
        </w:rPr>
        <w:t xml:space="preserve">t. </w:t>
      </w:r>
      <w:ins w:id="284" w:author="." w:date="2025-05-29T15:53:00Z">
        <w:r w:rsidR="00E87F32">
          <w:rPr>
            <w:rFonts w:ascii="Arial" w:hAnsi="Arial" w:cs="Arial"/>
            <w:sz w:val="24"/>
            <w:szCs w:val="24"/>
          </w:rPr>
          <w:t>Esse custo é para aquele modelo padrão 50%, 30%, 15%, 5%?</w:t>
        </w:r>
      </w:ins>
      <w:ins w:id="285" w:author="Eder da Silva Ramos" w:date="2025-05-30T16:33:00Z">
        <w:r w:rsidR="00B757D3">
          <w:rPr>
            <w:rFonts w:ascii="Arial" w:hAnsi="Arial" w:cs="Arial"/>
            <w:sz w:val="24"/>
            <w:szCs w:val="24"/>
          </w:rPr>
          <w:t xml:space="preserve"> Sim.</w:t>
        </w:r>
      </w:ins>
    </w:p>
    <w:p w14:paraId="237B8472" w14:textId="0AA5B5AC" w:rsidR="00CC2FCD" w:rsidRDefault="00877CBA" w:rsidP="00C65BA2">
      <w:pPr>
        <w:spacing w:line="360" w:lineRule="auto"/>
        <w:ind w:firstLine="851"/>
        <w:jc w:val="both"/>
        <w:rPr>
          <w:rFonts w:ascii="Arial" w:hAnsi="Arial" w:cs="Arial"/>
          <w:sz w:val="24"/>
          <w:szCs w:val="24"/>
        </w:rPr>
      </w:pPr>
      <w:r w:rsidRPr="00E02988">
        <w:rPr>
          <w:rFonts w:ascii="Arial" w:hAnsi="Arial" w:cs="Arial"/>
          <w:sz w:val="24"/>
          <w:szCs w:val="24"/>
        </w:rPr>
        <w:t>O incremento no custo específico (+R$ 5,79/t)</w:t>
      </w:r>
      <w:ins w:id="286" w:author="." w:date="2025-05-29T15:55:00Z">
        <w:r w:rsidR="007B5436">
          <w:rPr>
            <w:rFonts w:ascii="Arial" w:hAnsi="Arial" w:cs="Arial"/>
            <w:sz w:val="24"/>
            <w:szCs w:val="24"/>
          </w:rPr>
          <w:t xml:space="preserve"> não vi esse valor. O que é custo específico?</w:t>
        </w:r>
      </w:ins>
      <w:r w:rsidRPr="00E02988">
        <w:rPr>
          <w:rFonts w:ascii="Arial" w:hAnsi="Arial" w:cs="Arial"/>
          <w:sz w:val="24"/>
          <w:szCs w:val="24"/>
        </w:rPr>
        <w:t xml:space="preserve"> </w:t>
      </w:r>
      <w:ins w:id="287" w:author="Eder da Silva Ramos" w:date="2025-05-30T16:43:00Z">
        <w:r w:rsidR="00557EC4">
          <w:rPr>
            <w:rFonts w:ascii="Arial" w:hAnsi="Arial" w:cs="Arial"/>
            <w:sz w:val="24"/>
            <w:szCs w:val="24"/>
          </w:rPr>
          <w:t xml:space="preserve">Professor, </w:t>
        </w:r>
        <w:r w:rsidR="00E108A8">
          <w:rPr>
            <w:rFonts w:ascii="Arial" w:hAnsi="Arial" w:cs="Arial"/>
            <w:sz w:val="24"/>
            <w:szCs w:val="24"/>
          </w:rPr>
          <w:t xml:space="preserve">o 5,79 é a soma do </w:t>
        </w:r>
      </w:ins>
      <w:ins w:id="288" w:author="Eder da Silva Ramos" w:date="2025-05-30T16:44:00Z">
        <w:r w:rsidR="00E108A8">
          <w:rPr>
            <w:rFonts w:ascii="Arial" w:hAnsi="Arial" w:cs="Arial"/>
            <w:sz w:val="24"/>
            <w:szCs w:val="24"/>
          </w:rPr>
          <w:t xml:space="preserve">0,95 + 0,95 + 3,89 que estão acima das colunas da figura 6. </w:t>
        </w:r>
      </w:ins>
      <w:ins w:id="289" w:author="Eder da Silva Ramos" w:date="2025-05-30T16:50:00Z">
        <w:r w:rsidR="00E108A8">
          <w:rPr>
            <w:rFonts w:ascii="Arial" w:hAnsi="Arial" w:cs="Arial"/>
            <w:sz w:val="24"/>
            <w:szCs w:val="24"/>
          </w:rPr>
          <w:t>A Bracell já possui um custo com talco, dispersante e aditivo, portanto os 5,79 s</w:t>
        </w:r>
      </w:ins>
      <w:ins w:id="290" w:author="Eder da Silva Ramos" w:date="2025-05-30T16:44:00Z">
        <w:r w:rsidR="00E108A8">
          <w:rPr>
            <w:rFonts w:ascii="Arial" w:hAnsi="Arial" w:cs="Arial"/>
            <w:sz w:val="24"/>
            <w:szCs w:val="24"/>
          </w:rPr>
          <w:t xml:space="preserve">ignifica </w:t>
        </w:r>
      </w:ins>
      <w:ins w:id="291" w:author="Eder da Silva Ramos" w:date="2025-05-30T16:50:00Z">
        <w:r w:rsidR="00E108A8">
          <w:rPr>
            <w:rFonts w:ascii="Arial" w:hAnsi="Arial" w:cs="Arial"/>
            <w:sz w:val="24"/>
            <w:szCs w:val="24"/>
          </w:rPr>
          <w:t>o aumento</w:t>
        </w:r>
      </w:ins>
      <w:ins w:id="292" w:author="Eder da Silva Ramos" w:date="2025-05-30T16:52:00Z">
        <w:r w:rsidR="00E108A8">
          <w:rPr>
            <w:rFonts w:ascii="Arial" w:hAnsi="Arial" w:cs="Arial"/>
            <w:sz w:val="24"/>
            <w:szCs w:val="24"/>
          </w:rPr>
          <w:t xml:space="preserve"> do custo</w:t>
        </w:r>
      </w:ins>
      <w:ins w:id="293" w:author="Eder da Silva Ramos" w:date="2025-05-30T16:50:00Z">
        <w:r w:rsidR="00E108A8">
          <w:rPr>
            <w:rFonts w:ascii="Arial" w:hAnsi="Arial" w:cs="Arial"/>
            <w:sz w:val="24"/>
            <w:szCs w:val="24"/>
          </w:rPr>
          <w:t xml:space="preserve"> além </w:t>
        </w:r>
      </w:ins>
      <w:ins w:id="294" w:author="Eder da Silva Ramos" w:date="2025-05-30T16:52:00Z">
        <w:r w:rsidR="00E108A8">
          <w:rPr>
            <w:rFonts w:ascii="Arial" w:hAnsi="Arial" w:cs="Arial"/>
            <w:sz w:val="24"/>
            <w:szCs w:val="24"/>
          </w:rPr>
          <w:t xml:space="preserve">daquilo que já era gasto </w:t>
        </w:r>
      </w:ins>
      <w:r w:rsidRPr="00E02988">
        <w:rPr>
          <w:rFonts w:ascii="Arial" w:hAnsi="Arial" w:cs="Arial"/>
          <w:sz w:val="24"/>
          <w:szCs w:val="24"/>
        </w:rPr>
        <w:t xml:space="preserve">está diretamente relacionado ao aumento na severidade dos efeitos do </w:t>
      </w:r>
      <w:r w:rsidRPr="00242FB1">
        <w:rPr>
          <w:rFonts w:ascii="Arial" w:hAnsi="Arial" w:cs="Arial"/>
          <w:i/>
          <w:iCs/>
          <w:sz w:val="24"/>
          <w:szCs w:val="24"/>
          <w:rPrChange w:id="295" w:author="." w:date="2025-05-29T15:53:00Z">
            <w:rPr>
              <w:rFonts w:ascii="Arial" w:hAnsi="Arial" w:cs="Arial"/>
              <w:sz w:val="24"/>
              <w:szCs w:val="24"/>
            </w:rPr>
          </w:rPrChange>
        </w:rPr>
        <w:t>pitch</w:t>
      </w:r>
      <w:r w:rsidRPr="00E02988">
        <w:rPr>
          <w:rFonts w:ascii="Arial" w:hAnsi="Arial" w:cs="Arial"/>
          <w:sz w:val="24"/>
          <w:szCs w:val="24"/>
        </w:rPr>
        <w:t xml:space="preserve"> nos meses de maior presença de extrativos. </w:t>
      </w:r>
    </w:p>
    <w:p w14:paraId="222752FF" w14:textId="77777777" w:rsidR="00106BF2" w:rsidRPr="00E02988" w:rsidDel="004C211A" w:rsidRDefault="00106BF2" w:rsidP="00106BF2">
      <w:pPr>
        <w:spacing w:line="360" w:lineRule="auto"/>
        <w:ind w:firstLine="851"/>
        <w:jc w:val="both"/>
        <w:rPr>
          <w:del w:id="296" w:author="." w:date="2025-05-29T15:55:00Z"/>
          <w:rFonts w:ascii="Arial" w:hAnsi="Arial" w:cs="Arial"/>
          <w:sz w:val="24"/>
          <w:szCs w:val="24"/>
        </w:rPr>
      </w:pPr>
      <w:r w:rsidRPr="00E02988">
        <w:rPr>
          <w:rFonts w:ascii="Arial" w:hAnsi="Arial" w:cs="Arial"/>
          <w:sz w:val="24"/>
          <w:szCs w:val="24"/>
        </w:rPr>
        <w:t>Esses aditivos são necessários para manter a estabilidade do processo e a qualidade da polpa, mas geram um impacto econômico significativo na operação (NURMI; KALLIO, 2007).</w:t>
      </w:r>
    </w:p>
    <w:p w14:paraId="4A2A6589" w14:textId="0FE10124" w:rsidR="006710F5" w:rsidRPr="005508F5" w:rsidDel="006C1F45" w:rsidRDefault="00D461F9" w:rsidP="005E52E8">
      <w:pPr>
        <w:spacing w:line="360" w:lineRule="auto"/>
        <w:ind w:firstLine="851"/>
        <w:jc w:val="both"/>
        <w:rPr>
          <w:ins w:id="297" w:author="Eder da Silva Ramos" w:date="2025-05-26T11:27:00Z"/>
          <w:del w:id="298" w:author="." w:date="2025-05-29T15:56:00Z"/>
          <w:rFonts w:ascii="Arial" w:hAnsi="Arial" w:cs="Arial"/>
          <w:sz w:val="24"/>
          <w:szCs w:val="24"/>
        </w:rPr>
      </w:pPr>
      <w:ins w:id="299" w:author="." w:date="2025-05-29T15:57:00Z">
        <w:r>
          <w:rPr>
            <w:rFonts w:ascii="Arial" w:hAnsi="Arial" w:cs="Arial"/>
            <w:sz w:val="24"/>
            <w:szCs w:val="24"/>
          </w:rPr>
          <w:t xml:space="preserve">Agora vi aqui o que você denomina custo </w:t>
        </w:r>
        <w:r w:rsidR="00C33D5D">
          <w:rPr>
            <w:rFonts w:ascii="Arial" w:hAnsi="Arial" w:cs="Arial"/>
            <w:sz w:val="24"/>
            <w:szCs w:val="24"/>
          </w:rPr>
          <w:t>específico</w:t>
        </w:r>
        <w:r>
          <w:rPr>
            <w:rFonts w:ascii="Arial" w:hAnsi="Arial" w:cs="Arial"/>
            <w:sz w:val="24"/>
            <w:szCs w:val="24"/>
          </w:rPr>
          <w:t xml:space="preserve">. Pode refazer esses parágrafos para ficarem inclusos no seu TCC? </w:t>
        </w:r>
      </w:ins>
      <w:del w:id="300" w:author="." w:date="2025-05-29T15:55:00Z">
        <w:r w:rsidR="00CC2FCD" w:rsidDel="006C1F45">
          <w:rPr>
            <w:rFonts w:ascii="Arial" w:hAnsi="Arial" w:cs="Arial"/>
            <w:sz w:val="24"/>
            <w:szCs w:val="24"/>
          </w:rPr>
          <w:delText>Esses custos poderiam ser reduzidos se houvesse maior homogeneidade da madeira e com menor volume dos compostos? Se sim, temo como estimar em quanto?</w:delText>
        </w:r>
      </w:del>
      <w:ins w:id="301" w:author="Eder da Silva Ramos" w:date="2025-05-26T11:24:00Z">
        <w:del w:id="302" w:author="." w:date="2025-05-29T15:55:00Z">
          <w:r w:rsidR="007A395F" w:rsidDel="006C1F45">
            <w:rPr>
              <w:rFonts w:ascii="Arial" w:hAnsi="Arial" w:cs="Arial"/>
              <w:sz w:val="24"/>
              <w:szCs w:val="24"/>
            </w:rPr>
            <w:delText xml:space="preserve"> </w:delText>
          </w:r>
        </w:del>
      </w:ins>
      <w:ins w:id="303" w:author="Eder da Silva Ramos" w:date="2025-05-26T11:27:00Z">
        <w:del w:id="304" w:author="." w:date="2025-05-29T15:56:00Z">
          <w:r w:rsidR="006710F5" w:rsidRPr="005E52E8" w:rsidDel="006C1F45">
            <w:rPr>
              <w:rFonts w:ascii="Arial" w:hAnsi="Arial" w:cs="Arial"/>
              <w:sz w:val="24"/>
              <w:szCs w:val="24"/>
            </w:rPr>
            <w:delText xml:space="preserve">Sim, </w:delText>
          </w:r>
        </w:del>
      </w:ins>
      <w:ins w:id="305" w:author="Eder da Silva Ramos" w:date="2025-05-26T11:26:00Z">
        <w:del w:id="306" w:author="." w:date="2025-05-29T15:56:00Z">
          <w:r w:rsidR="006710F5" w:rsidRPr="005E52E8" w:rsidDel="006C1F45">
            <w:rPr>
              <w:rFonts w:ascii="Arial" w:hAnsi="Arial" w:cs="Arial"/>
              <w:sz w:val="24"/>
              <w:szCs w:val="24"/>
              <w:rPrChange w:id="307" w:author="Eder da Silva Ramos" w:date="2025-05-26T11:33:00Z">
                <w:rPr>
                  <w:rFonts w:ascii="Arial" w:hAnsi="Arial" w:cs="Arial"/>
                </w:rPr>
              </w:rPrChange>
            </w:rPr>
            <w:delText xml:space="preserve">os custos com insumos químicos no processo de produção de celulose poderiam ser reduzidos caso a madeira processada apresentasse maior homogeneidade química e menores teores de extrativos. </w:delText>
          </w:r>
          <w:r w:rsidR="006710F5" w:rsidRPr="005E52E8" w:rsidDel="006C1F45">
            <w:rPr>
              <w:rFonts w:ascii="Arial" w:hAnsi="Arial" w:cs="Arial"/>
              <w:sz w:val="24"/>
              <w:szCs w:val="24"/>
            </w:rPr>
            <w:delText xml:space="preserve">A redução no teor de extrativos impacta diretamente na eficiência operacional da fábrica, uma vez que diminui a necessidade do uso de talco, utilizado para adsorver os pitchs, bem como reduz o consumo de dispersantes, aplicados para evitar a aglomeração de depósitos nas telas e cilindros. Além disso, a menor presença desses compostos interfere positivamente na estabilidade do processo, reduzindo a demanda por aditivos de cozimento. </w:delText>
          </w:r>
        </w:del>
      </w:ins>
    </w:p>
    <w:p w14:paraId="33C149E1" w14:textId="60576A9E" w:rsidR="006710F5" w:rsidRPr="009A0899" w:rsidRDefault="006710F5" w:rsidP="005E52E8">
      <w:pPr>
        <w:spacing w:line="360" w:lineRule="auto"/>
        <w:ind w:firstLine="851"/>
        <w:jc w:val="both"/>
        <w:rPr>
          <w:ins w:id="308" w:author="Eder da Silva Ramos" w:date="2025-05-26T11:32:00Z"/>
          <w:rFonts w:ascii="Arial" w:hAnsi="Arial" w:cs="Arial"/>
          <w:sz w:val="24"/>
          <w:szCs w:val="24"/>
        </w:rPr>
      </w:pPr>
      <w:ins w:id="309" w:author="Eder da Silva Ramos" w:date="2025-05-26T11:28:00Z">
        <w:r w:rsidRPr="0043710A">
          <w:rPr>
            <w:rFonts w:ascii="Arial" w:hAnsi="Arial" w:cs="Arial"/>
            <w:sz w:val="24"/>
            <w:szCs w:val="24"/>
          </w:rPr>
          <w:t>Uma forma simples de estimar seria assumir que</w:t>
        </w:r>
      </w:ins>
      <w:ins w:id="310" w:author="Eder da Silva Ramos" w:date="2025-05-26T11:29:00Z">
        <w:r w:rsidRPr="0043710A">
          <w:rPr>
            <w:rFonts w:ascii="Arial" w:hAnsi="Arial" w:cs="Arial"/>
            <w:sz w:val="24"/>
            <w:szCs w:val="24"/>
          </w:rPr>
          <w:t xml:space="preserve"> p</w:t>
        </w:r>
      </w:ins>
      <w:ins w:id="311" w:author="Eder da Silva Ramos" w:date="2025-05-26T11:28:00Z">
        <w:r w:rsidRPr="0043710A">
          <w:rPr>
            <w:rFonts w:ascii="Arial" w:hAnsi="Arial" w:cs="Arial"/>
            <w:sz w:val="24"/>
            <w:szCs w:val="24"/>
          </w:rPr>
          <w:t>arte do custo total de R$ 11,89/t está atrelada a manter o processo estável mesmo com variações químicas da madeira.</w:t>
        </w:r>
      </w:ins>
      <w:ins w:id="312" w:author="Eder da Silva Ramos" w:date="2025-05-26T11:29:00Z">
        <w:r w:rsidRPr="0043710A">
          <w:rPr>
            <w:rFonts w:ascii="Arial" w:hAnsi="Arial" w:cs="Arial"/>
            <w:sz w:val="24"/>
            <w:szCs w:val="24"/>
          </w:rPr>
          <w:t xml:space="preserve"> </w:t>
        </w:r>
        <w:r w:rsidRPr="004B442F">
          <w:rPr>
            <w:rFonts w:ascii="Arial" w:hAnsi="Arial" w:cs="Arial"/>
            <w:sz w:val="24"/>
            <w:szCs w:val="24"/>
          </w:rPr>
          <w:t>Reduzindo</w:t>
        </w:r>
      </w:ins>
      <w:ins w:id="313" w:author="Eder da Silva Ramos" w:date="2025-05-26T11:30:00Z">
        <w:r w:rsidRPr="00BD503E">
          <w:rPr>
            <w:rFonts w:ascii="Arial" w:hAnsi="Arial" w:cs="Arial"/>
            <w:sz w:val="24"/>
            <w:szCs w:val="24"/>
          </w:rPr>
          <w:t>-se</w:t>
        </w:r>
      </w:ins>
      <w:ins w:id="314" w:author="Eder da Silva Ramos" w:date="2025-05-26T11:28:00Z">
        <w:r w:rsidRPr="00B17A30">
          <w:rPr>
            <w:rFonts w:ascii="Arial" w:hAnsi="Arial" w:cs="Arial"/>
            <w:sz w:val="24"/>
            <w:szCs w:val="24"/>
          </w:rPr>
          <w:t xml:space="preserve"> significativamente os</w:t>
        </w:r>
        <w:r w:rsidRPr="003F3927">
          <w:rPr>
            <w:rFonts w:ascii="Arial" w:hAnsi="Arial" w:cs="Arial"/>
            <w:sz w:val="24"/>
            <w:szCs w:val="24"/>
          </w:rPr>
          <w:t xml:space="preserve"> extrativos e melhora</w:t>
        </w:r>
      </w:ins>
      <w:ins w:id="315" w:author="Eder da Silva Ramos" w:date="2025-05-26T11:30:00Z">
        <w:r w:rsidRPr="00537D07">
          <w:rPr>
            <w:rFonts w:ascii="Arial" w:hAnsi="Arial" w:cs="Arial"/>
            <w:sz w:val="24"/>
            <w:szCs w:val="24"/>
          </w:rPr>
          <w:t>ndo</w:t>
        </w:r>
      </w:ins>
      <w:ins w:id="316" w:author="Eder da Silva Ramos" w:date="2025-05-26T11:28:00Z">
        <w:r w:rsidRPr="00537D07">
          <w:rPr>
            <w:rFonts w:ascii="Arial" w:hAnsi="Arial" w:cs="Arial"/>
            <w:sz w:val="24"/>
            <w:szCs w:val="24"/>
          </w:rPr>
          <w:t xml:space="preserve"> a homogeneidade, poderia </w:t>
        </w:r>
      </w:ins>
      <w:ins w:id="317" w:author="Eder da Silva Ramos" w:date="2025-05-26T11:30:00Z">
        <w:r w:rsidRPr="00537D07">
          <w:rPr>
            <w:rFonts w:ascii="Arial" w:hAnsi="Arial" w:cs="Arial"/>
            <w:sz w:val="24"/>
            <w:szCs w:val="24"/>
          </w:rPr>
          <w:t xml:space="preserve">se </w:t>
        </w:r>
      </w:ins>
      <w:ins w:id="318" w:author="Eder da Silva Ramos" w:date="2025-05-26T11:28:00Z">
        <w:r w:rsidRPr="00B53BA8">
          <w:rPr>
            <w:rFonts w:ascii="Arial" w:hAnsi="Arial" w:cs="Arial"/>
            <w:sz w:val="24"/>
            <w:szCs w:val="24"/>
          </w:rPr>
          <w:t>voltar a um nível de "base técnica" de uso de insumos – por exemplo, o necessário quando a madeira é de boa qualidade</w:t>
        </w:r>
      </w:ins>
      <w:ins w:id="319" w:author="." w:date="2025-05-29T15:58:00Z">
        <w:r w:rsidR="003D12BA">
          <w:rPr>
            <w:rFonts w:ascii="Arial" w:hAnsi="Arial" w:cs="Arial"/>
            <w:sz w:val="24"/>
            <w:szCs w:val="24"/>
          </w:rPr>
          <w:t xml:space="preserve"> Aqui você diz 100% de madeira &lt;2</w:t>
        </w:r>
        <w:proofErr w:type="gramStart"/>
        <w:r w:rsidR="003D12BA">
          <w:rPr>
            <w:rFonts w:ascii="Arial" w:hAnsi="Arial" w:cs="Arial"/>
            <w:sz w:val="24"/>
            <w:szCs w:val="24"/>
          </w:rPr>
          <w:t>%?</w:t>
        </w:r>
      </w:ins>
      <w:ins w:id="320" w:author="Eder da Silva Ramos" w:date="2025-05-26T11:28:00Z">
        <w:r w:rsidRPr="00B53BA8">
          <w:rPr>
            <w:rFonts w:ascii="Arial" w:hAnsi="Arial" w:cs="Arial"/>
            <w:sz w:val="24"/>
            <w:szCs w:val="24"/>
          </w:rPr>
          <w:t>.</w:t>
        </w:r>
      </w:ins>
      <w:proofErr w:type="gramEnd"/>
      <w:ins w:id="321" w:author="Eder da Silva Ramos" w:date="2025-05-26T11:30:00Z">
        <w:r w:rsidRPr="00B53BA8">
          <w:rPr>
            <w:rFonts w:ascii="Arial" w:hAnsi="Arial" w:cs="Arial"/>
            <w:sz w:val="24"/>
            <w:szCs w:val="24"/>
          </w:rPr>
          <w:t xml:space="preserve"> </w:t>
        </w:r>
      </w:ins>
      <w:ins w:id="322" w:author="Eder da Silva Ramos" w:date="2025-05-26T11:28:00Z">
        <w:r w:rsidRPr="00433ADC">
          <w:rPr>
            <w:rFonts w:ascii="Arial" w:hAnsi="Arial" w:cs="Arial"/>
            <w:sz w:val="24"/>
            <w:szCs w:val="24"/>
          </w:rPr>
          <w:t>Assim, é plausível estimar uma economia de até R$ 5,79/t</w:t>
        </w:r>
      </w:ins>
      <w:ins w:id="323" w:author="Eder da Silva Ramos" w:date="2025-05-26T11:30:00Z">
        <w:r w:rsidRPr="009A0899">
          <w:rPr>
            <w:rFonts w:ascii="Arial" w:hAnsi="Arial" w:cs="Arial"/>
            <w:sz w:val="24"/>
            <w:szCs w:val="24"/>
          </w:rPr>
          <w:t>.</w:t>
        </w:r>
      </w:ins>
    </w:p>
    <w:p w14:paraId="5CE1D007" w14:textId="340B8EAA" w:rsidR="005E52E8" w:rsidRPr="005E52E8" w:rsidRDefault="005E52E8" w:rsidP="00106BF2">
      <w:pPr>
        <w:spacing w:line="360" w:lineRule="auto"/>
        <w:ind w:firstLine="851"/>
        <w:jc w:val="both"/>
        <w:rPr>
          <w:ins w:id="324" w:author="Eder da Silva Ramos" w:date="2025-05-26T11:26:00Z"/>
          <w:rFonts w:ascii="Arial" w:hAnsi="Arial" w:cs="Arial"/>
          <w:sz w:val="24"/>
          <w:szCs w:val="24"/>
        </w:rPr>
      </w:pPr>
      <w:ins w:id="325" w:author="Eder da Silva Ramos" w:date="2025-05-26T11:32:00Z">
        <w:r w:rsidRPr="005E52E8">
          <w:rPr>
            <w:rFonts w:ascii="Arial" w:hAnsi="Arial" w:cs="Arial"/>
            <w:sz w:val="24"/>
            <w:szCs w:val="24"/>
            <w:rPrChange w:id="326" w:author="Eder da Silva Ramos" w:date="2025-05-26T11:33:00Z">
              <w:rPr/>
            </w:rPrChange>
          </w:rPr>
          <w:t>Vale destacar que a economia real associada à redução do uso de insumos químicos dependerá diretamente da variabilidade do mix florestal utilizado. Para estimativas mais precisas dos impactos econômicos, torna-se relevante a realização de levantamentos complementares, como análises químicas médias da madeira por região ou origem florestal, apuração dos custos específicos de insumos por campanha de produção e avaliação da correlação histórica entre o teor de extrativos presentes na madeira e o consumo de insumos químicos ao longo do tempo.</w:t>
        </w:r>
      </w:ins>
    </w:p>
    <w:p w14:paraId="0F9077D1" w14:textId="29BB5489" w:rsidR="0081175B" w:rsidRDefault="0081175B" w:rsidP="00C65BA2">
      <w:pPr>
        <w:spacing w:line="360" w:lineRule="auto"/>
        <w:ind w:firstLine="851"/>
        <w:jc w:val="both"/>
        <w:rPr>
          <w:ins w:id="327" w:author="Eder da Silva Ramos" w:date="2025-05-30T16:59:00Z"/>
          <w:rFonts w:ascii="Arial" w:hAnsi="Arial" w:cs="Arial"/>
          <w:sz w:val="24"/>
          <w:szCs w:val="24"/>
        </w:rPr>
      </w:pPr>
      <w:ins w:id="328" w:author="." w:date="2025-05-22T16:08:00Z">
        <w:r>
          <w:rPr>
            <w:rFonts w:ascii="Arial" w:hAnsi="Arial" w:cs="Arial"/>
            <w:sz w:val="24"/>
            <w:szCs w:val="24"/>
          </w:rPr>
          <w:t>Aproveito para perguntar. Qual o % méd</w:t>
        </w:r>
      </w:ins>
      <w:ins w:id="329" w:author="." w:date="2025-05-22T16:09:00Z">
        <w:r>
          <w:rPr>
            <w:rFonts w:ascii="Arial" w:hAnsi="Arial" w:cs="Arial"/>
            <w:sz w:val="24"/>
            <w:szCs w:val="24"/>
          </w:rPr>
          <w:t xml:space="preserve">io </w:t>
        </w:r>
      </w:ins>
      <w:ins w:id="330" w:author="." w:date="2025-05-22T16:08:00Z">
        <w:r>
          <w:rPr>
            <w:rFonts w:ascii="Arial" w:hAnsi="Arial" w:cs="Arial"/>
            <w:sz w:val="24"/>
            <w:szCs w:val="24"/>
          </w:rPr>
          <w:t>de madeira</w:t>
        </w:r>
      </w:ins>
      <w:ins w:id="331" w:author="." w:date="2025-05-22T16:09:00Z">
        <w:r>
          <w:rPr>
            <w:rFonts w:ascii="Arial" w:hAnsi="Arial" w:cs="Arial"/>
            <w:sz w:val="24"/>
            <w:szCs w:val="24"/>
          </w:rPr>
          <w:t xml:space="preserve"> </w:t>
        </w:r>
        <w:proofErr w:type="spellStart"/>
        <w:r>
          <w:rPr>
            <w:rFonts w:ascii="Arial" w:hAnsi="Arial" w:cs="Arial"/>
            <w:sz w:val="24"/>
            <w:szCs w:val="24"/>
          </w:rPr>
          <w:t>hj</w:t>
        </w:r>
        <w:proofErr w:type="spellEnd"/>
        <w:r>
          <w:rPr>
            <w:rFonts w:ascii="Arial" w:hAnsi="Arial" w:cs="Arial"/>
            <w:sz w:val="24"/>
            <w:szCs w:val="24"/>
          </w:rPr>
          <w:t xml:space="preserve"> que vem de cada região?</w:t>
        </w:r>
      </w:ins>
      <w:ins w:id="332" w:author="Eder da Silva Ramos" w:date="2025-05-30T16:55:00Z">
        <w:r w:rsidR="00E47747">
          <w:rPr>
            <w:rFonts w:ascii="Arial" w:hAnsi="Arial" w:cs="Arial"/>
            <w:sz w:val="24"/>
            <w:szCs w:val="24"/>
          </w:rPr>
          <w:t xml:space="preserve"> </w:t>
        </w:r>
      </w:ins>
    </w:p>
    <w:p w14:paraId="12A6DD5F" w14:textId="3BF0B16A" w:rsidR="00CD162E" w:rsidRDefault="00CD162E" w:rsidP="00C65BA2">
      <w:pPr>
        <w:spacing w:line="360" w:lineRule="auto"/>
        <w:ind w:firstLine="851"/>
        <w:jc w:val="both"/>
        <w:rPr>
          <w:ins w:id="333" w:author="Eder da Silva Ramos" w:date="2025-05-30T17:00:00Z"/>
          <w:rFonts w:ascii="Arial" w:hAnsi="Arial" w:cs="Arial"/>
          <w:sz w:val="24"/>
          <w:szCs w:val="24"/>
        </w:rPr>
      </w:pPr>
      <w:ins w:id="334" w:author="Eder da Silva Ramos" w:date="2025-05-30T16:59:00Z">
        <w:r>
          <w:rPr>
            <w:rFonts w:ascii="Arial" w:hAnsi="Arial" w:cs="Arial"/>
            <w:sz w:val="24"/>
            <w:szCs w:val="24"/>
          </w:rPr>
          <w:t>2024 – MG 741.738</w:t>
        </w:r>
      </w:ins>
      <w:ins w:id="335" w:author="Eder da Silva Ramos" w:date="2025-05-30T17:00:00Z">
        <w:r>
          <w:rPr>
            <w:rFonts w:ascii="Arial" w:hAnsi="Arial" w:cs="Arial"/>
            <w:sz w:val="24"/>
            <w:szCs w:val="24"/>
          </w:rPr>
          <w:t xml:space="preserve"> m³</w:t>
        </w:r>
      </w:ins>
    </w:p>
    <w:p w14:paraId="2A7D6A8C" w14:textId="77777777" w:rsidR="00CD162E" w:rsidRDefault="00CD162E" w:rsidP="00C65BA2">
      <w:pPr>
        <w:spacing w:line="360" w:lineRule="auto"/>
        <w:ind w:firstLine="851"/>
        <w:jc w:val="both"/>
        <w:rPr>
          <w:ins w:id="336" w:author="Eder da Silva Ramos" w:date="2025-05-30T17:00:00Z"/>
          <w:rFonts w:ascii="Arial" w:hAnsi="Arial" w:cs="Arial"/>
          <w:sz w:val="24"/>
          <w:szCs w:val="24"/>
        </w:rPr>
      </w:pPr>
      <w:ins w:id="337" w:author="Eder da Silva Ramos" w:date="2025-05-30T17:00:00Z">
        <w:r>
          <w:rPr>
            <w:rFonts w:ascii="Arial" w:hAnsi="Arial" w:cs="Arial"/>
            <w:sz w:val="24"/>
            <w:szCs w:val="24"/>
          </w:rPr>
          <w:t xml:space="preserve">            PR 345.069 m³</w:t>
        </w:r>
      </w:ins>
    </w:p>
    <w:p w14:paraId="1BD2F664" w14:textId="77C2089D" w:rsidR="00CD162E" w:rsidRDefault="00CD162E" w:rsidP="00C65BA2">
      <w:pPr>
        <w:spacing w:line="360" w:lineRule="auto"/>
        <w:ind w:firstLine="851"/>
        <w:jc w:val="both"/>
        <w:rPr>
          <w:ins w:id="338" w:author="Eder da Silva Ramos" w:date="2025-05-30T17:00:00Z"/>
          <w:rFonts w:ascii="Arial" w:hAnsi="Arial" w:cs="Arial"/>
          <w:sz w:val="24"/>
          <w:szCs w:val="24"/>
        </w:rPr>
      </w:pPr>
      <w:ins w:id="339" w:author="Eder da Silva Ramos" w:date="2025-05-30T17:00:00Z">
        <w:r>
          <w:rPr>
            <w:rFonts w:ascii="Arial" w:hAnsi="Arial" w:cs="Arial"/>
            <w:sz w:val="24"/>
            <w:szCs w:val="24"/>
          </w:rPr>
          <w:t xml:space="preserve">2025 </w:t>
        </w:r>
        <w:proofErr w:type="gramStart"/>
        <w:r>
          <w:rPr>
            <w:rFonts w:ascii="Arial" w:hAnsi="Arial" w:cs="Arial"/>
            <w:sz w:val="24"/>
            <w:szCs w:val="24"/>
          </w:rPr>
          <w:t>-  MG</w:t>
        </w:r>
        <w:proofErr w:type="gramEnd"/>
        <w:r>
          <w:rPr>
            <w:rFonts w:ascii="Arial" w:hAnsi="Arial" w:cs="Arial"/>
            <w:sz w:val="24"/>
            <w:szCs w:val="24"/>
          </w:rPr>
          <w:t xml:space="preserve"> 460.263 m³</w:t>
        </w:r>
      </w:ins>
    </w:p>
    <w:p w14:paraId="11AFB61C" w14:textId="20EF11BB" w:rsidR="00CD162E" w:rsidRDefault="00CD162E" w:rsidP="00CD162E">
      <w:pPr>
        <w:spacing w:line="360" w:lineRule="auto"/>
        <w:ind w:firstLine="851"/>
        <w:jc w:val="both"/>
        <w:rPr>
          <w:ins w:id="340" w:author="Eder da Silva Ramos" w:date="2025-05-30T17:00:00Z"/>
          <w:rFonts w:ascii="Arial" w:hAnsi="Arial" w:cs="Arial"/>
          <w:sz w:val="24"/>
          <w:szCs w:val="24"/>
        </w:rPr>
      </w:pPr>
      <w:ins w:id="341" w:author="Eder da Silva Ramos" w:date="2025-05-30T17:00:00Z">
        <w:r>
          <w:rPr>
            <w:rFonts w:ascii="Arial" w:hAnsi="Arial" w:cs="Arial"/>
            <w:sz w:val="24"/>
            <w:szCs w:val="24"/>
          </w:rPr>
          <w:t xml:space="preserve">             PR </w:t>
        </w:r>
      </w:ins>
      <w:ins w:id="342" w:author="Eder da Silva Ramos" w:date="2025-05-30T17:01:00Z">
        <w:r>
          <w:rPr>
            <w:rFonts w:ascii="Arial" w:hAnsi="Arial" w:cs="Arial"/>
            <w:sz w:val="24"/>
            <w:szCs w:val="24"/>
          </w:rPr>
          <w:t>59.482</w:t>
        </w:r>
      </w:ins>
      <w:ins w:id="343" w:author="Eder da Silva Ramos" w:date="2025-05-30T17:00:00Z">
        <w:r>
          <w:rPr>
            <w:rFonts w:ascii="Arial" w:hAnsi="Arial" w:cs="Arial"/>
            <w:sz w:val="24"/>
            <w:szCs w:val="24"/>
          </w:rPr>
          <w:t xml:space="preserve"> m³</w:t>
        </w:r>
      </w:ins>
    </w:p>
    <w:p w14:paraId="3496530C" w14:textId="77777777" w:rsidR="0081175B" w:rsidRDefault="00877CBA" w:rsidP="00821AF4">
      <w:pPr>
        <w:spacing w:line="360" w:lineRule="auto"/>
        <w:ind w:firstLine="708"/>
        <w:jc w:val="both"/>
        <w:rPr>
          <w:rFonts w:ascii="Arial" w:hAnsi="Arial" w:cs="Arial"/>
          <w:sz w:val="24"/>
          <w:szCs w:val="24"/>
        </w:rPr>
      </w:pPr>
      <w:r w:rsidRPr="00E02988">
        <w:rPr>
          <w:rFonts w:ascii="Arial" w:hAnsi="Arial" w:cs="Arial"/>
          <w:sz w:val="24"/>
          <w:szCs w:val="24"/>
        </w:rPr>
        <w:t xml:space="preserve">Dessa forma, fica evidente que o esforço coordenado entre o pátio de madeira e a área industrial é crucial para reduzir os impactos dos extrativos. </w:t>
      </w:r>
    </w:p>
    <w:p w14:paraId="5F912A0E" w14:textId="77777777" w:rsidR="0081175B" w:rsidRDefault="00877CBA" w:rsidP="00821AF4">
      <w:pPr>
        <w:spacing w:line="360" w:lineRule="auto"/>
        <w:ind w:firstLine="708"/>
        <w:jc w:val="both"/>
        <w:rPr>
          <w:rFonts w:ascii="Arial" w:hAnsi="Arial" w:cs="Arial"/>
          <w:sz w:val="24"/>
          <w:szCs w:val="24"/>
        </w:rPr>
      </w:pPr>
      <w:r w:rsidRPr="00E02988">
        <w:rPr>
          <w:rFonts w:ascii="Arial" w:hAnsi="Arial" w:cs="Arial"/>
          <w:sz w:val="24"/>
          <w:szCs w:val="24"/>
        </w:rPr>
        <w:t>Além de medidas operacionais para garantir o mix adequado, a utilização criteriosa de insumos químicos complementa o controle, embora com custo elevado.</w:t>
      </w:r>
    </w:p>
    <w:p w14:paraId="4FC1C48F" w14:textId="15A46A5D" w:rsidR="00877CBA" w:rsidRPr="00E02988" w:rsidRDefault="00877CBA" w:rsidP="00821AF4">
      <w:pPr>
        <w:spacing w:line="360" w:lineRule="auto"/>
        <w:ind w:firstLine="708"/>
        <w:jc w:val="both"/>
        <w:rPr>
          <w:rFonts w:ascii="Arial" w:hAnsi="Arial" w:cs="Arial"/>
          <w:sz w:val="24"/>
          <w:szCs w:val="24"/>
        </w:rPr>
      </w:pPr>
      <w:r w:rsidRPr="00E02988">
        <w:rPr>
          <w:rFonts w:ascii="Arial" w:hAnsi="Arial" w:cs="Arial"/>
          <w:sz w:val="24"/>
          <w:szCs w:val="24"/>
        </w:rPr>
        <w:t xml:space="preserve"> Assim, o equilíbrio entre qualidade, estabilidade operacional e custo torna-se um desafio contínuo para a competitividade do processo produtivo de celulose.</w:t>
      </w:r>
    </w:p>
    <w:p w14:paraId="579E75CB" w14:textId="77777777" w:rsidR="00657957" w:rsidRPr="00E02988" w:rsidRDefault="00657957" w:rsidP="00C65BA2">
      <w:pPr>
        <w:spacing w:line="360" w:lineRule="auto"/>
        <w:ind w:firstLine="851"/>
        <w:jc w:val="both"/>
        <w:rPr>
          <w:rFonts w:ascii="Arial" w:hAnsi="Arial" w:cs="Arial"/>
          <w:sz w:val="24"/>
          <w:szCs w:val="24"/>
        </w:rPr>
      </w:pPr>
    </w:p>
    <w:p w14:paraId="0283494F" w14:textId="1CE4DD4C" w:rsidR="00F56970" w:rsidRPr="00F56970" w:rsidRDefault="00F56970" w:rsidP="00F56970">
      <w:pPr>
        <w:pStyle w:val="Legenda"/>
        <w:keepNext/>
        <w:jc w:val="center"/>
        <w:rPr>
          <w:rFonts w:ascii="Arial" w:hAnsi="Arial" w:cs="Arial"/>
          <w:i w:val="0"/>
          <w:color w:val="auto"/>
          <w:sz w:val="20"/>
        </w:rPr>
      </w:pPr>
      <w:bookmarkStart w:id="344" w:name="_Toc200031302"/>
      <w:r w:rsidRPr="00F56970">
        <w:rPr>
          <w:rFonts w:ascii="Arial" w:hAnsi="Arial" w:cs="Arial"/>
          <w:i w:val="0"/>
          <w:color w:val="auto"/>
          <w:sz w:val="20"/>
        </w:rPr>
        <w:t xml:space="preserve">Figura </w:t>
      </w:r>
      <w:r w:rsidRPr="00F56970">
        <w:rPr>
          <w:rFonts w:ascii="Arial" w:hAnsi="Arial" w:cs="Arial"/>
          <w:i w:val="0"/>
          <w:color w:val="auto"/>
          <w:sz w:val="20"/>
        </w:rPr>
        <w:fldChar w:fldCharType="begin"/>
      </w:r>
      <w:r w:rsidRPr="00F56970">
        <w:rPr>
          <w:rFonts w:ascii="Arial" w:hAnsi="Arial" w:cs="Arial"/>
          <w:i w:val="0"/>
          <w:color w:val="auto"/>
          <w:sz w:val="20"/>
        </w:rPr>
        <w:instrText xml:space="preserve"> SEQ Figura \* ARABIC </w:instrText>
      </w:r>
      <w:r w:rsidRPr="00F56970">
        <w:rPr>
          <w:rFonts w:ascii="Arial" w:hAnsi="Arial" w:cs="Arial"/>
          <w:i w:val="0"/>
          <w:color w:val="auto"/>
          <w:sz w:val="20"/>
        </w:rPr>
        <w:fldChar w:fldCharType="separate"/>
      </w:r>
      <w:r>
        <w:rPr>
          <w:rFonts w:ascii="Arial" w:hAnsi="Arial" w:cs="Arial"/>
          <w:i w:val="0"/>
          <w:noProof/>
          <w:color w:val="auto"/>
          <w:sz w:val="20"/>
        </w:rPr>
        <w:t>7</w:t>
      </w:r>
      <w:r w:rsidRPr="00F56970">
        <w:rPr>
          <w:rFonts w:ascii="Arial" w:hAnsi="Arial" w:cs="Arial"/>
          <w:i w:val="0"/>
          <w:color w:val="auto"/>
          <w:sz w:val="20"/>
        </w:rPr>
        <w:fldChar w:fldCharType="end"/>
      </w:r>
      <w:r w:rsidRPr="00F56970">
        <w:rPr>
          <w:rFonts w:ascii="Arial" w:hAnsi="Arial" w:cs="Arial"/>
          <w:i w:val="0"/>
          <w:color w:val="auto"/>
          <w:sz w:val="20"/>
        </w:rPr>
        <w:t>. Perdas mensais de produção de celulose (em toneladas) atribuídas ao pitch oriundo dos extrativos da madeira.</w:t>
      </w:r>
      <w:bookmarkEnd w:id="344"/>
    </w:p>
    <w:p w14:paraId="7519D066" w14:textId="77777777" w:rsidR="009C4C3F" w:rsidRPr="00E02988" w:rsidRDefault="00DC556C" w:rsidP="003B66A7">
      <w:pPr>
        <w:keepNext/>
        <w:spacing w:line="360" w:lineRule="auto"/>
        <w:jc w:val="center"/>
        <w:rPr>
          <w:rFonts w:ascii="Arial" w:hAnsi="Arial" w:cs="Arial"/>
          <w:sz w:val="24"/>
          <w:szCs w:val="24"/>
        </w:rPr>
      </w:pPr>
      <w:r w:rsidRPr="00E02988">
        <w:rPr>
          <w:rFonts w:ascii="Arial" w:hAnsi="Arial" w:cs="Arial"/>
          <w:noProof/>
          <w:sz w:val="24"/>
          <w:szCs w:val="24"/>
        </w:rPr>
        <w:drawing>
          <wp:inline distT="0" distB="0" distL="0" distR="0" wp14:anchorId="3EB47E86" wp14:editId="35961249">
            <wp:extent cx="5644800" cy="3528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da_producao_celulose_abn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4800" cy="3528000"/>
                    </a:xfrm>
                    <a:prstGeom prst="rect">
                      <a:avLst/>
                    </a:prstGeom>
                  </pic:spPr>
                </pic:pic>
              </a:graphicData>
            </a:graphic>
          </wp:inline>
        </w:drawing>
      </w:r>
    </w:p>
    <w:p w14:paraId="7A5CC938" w14:textId="442C77F8" w:rsidR="00657957" w:rsidRPr="00512D2C" w:rsidRDefault="00876221" w:rsidP="00512D2C">
      <w:pPr>
        <w:pStyle w:val="Legenda"/>
        <w:spacing w:line="360" w:lineRule="auto"/>
        <w:ind w:firstLine="851"/>
        <w:jc w:val="both"/>
        <w:rPr>
          <w:rFonts w:ascii="Arial" w:hAnsi="Arial" w:cs="Arial"/>
          <w:i w:val="0"/>
          <w:color w:val="auto"/>
          <w:sz w:val="20"/>
          <w:szCs w:val="24"/>
        </w:rPr>
      </w:pPr>
      <w:ins w:id="345" w:author="." w:date="2025-05-29T15:59:00Z">
        <w:r>
          <w:rPr>
            <w:rFonts w:ascii="Arial" w:hAnsi="Arial" w:cs="Arial"/>
            <w:i w:val="0"/>
            <w:color w:val="auto"/>
            <w:sz w:val="20"/>
            <w:szCs w:val="24"/>
          </w:rPr>
          <w:t>Tem como quantificar financeiramente?</w:t>
        </w:r>
      </w:ins>
      <w:r w:rsidR="00320E68">
        <w:rPr>
          <w:rFonts w:ascii="Arial" w:hAnsi="Arial" w:cs="Arial"/>
          <w:i w:val="0"/>
          <w:color w:val="auto"/>
          <w:sz w:val="20"/>
          <w:szCs w:val="24"/>
        </w:rPr>
        <w:t xml:space="preserve"> </w:t>
      </w:r>
      <w:ins w:id="346" w:author="Eder da Silva Ramos" w:date="2025-06-05T13:31:00Z">
        <w:r w:rsidR="00320E68">
          <w:rPr>
            <w:rFonts w:ascii="Arial" w:hAnsi="Arial" w:cs="Arial"/>
            <w:i w:val="0"/>
            <w:color w:val="auto"/>
            <w:sz w:val="20"/>
            <w:szCs w:val="24"/>
          </w:rPr>
          <w:t xml:space="preserve">Realizado nas </w:t>
        </w:r>
        <w:proofErr w:type="spellStart"/>
        <w:r w:rsidR="00320E68">
          <w:rPr>
            <w:rFonts w:ascii="Arial" w:hAnsi="Arial" w:cs="Arial"/>
            <w:i w:val="0"/>
            <w:color w:val="auto"/>
            <w:sz w:val="20"/>
            <w:szCs w:val="24"/>
          </w:rPr>
          <w:t>paginas</w:t>
        </w:r>
        <w:proofErr w:type="spellEnd"/>
        <w:r w:rsidR="00320E68">
          <w:rPr>
            <w:rFonts w:ascii="Arial" w:hAnsi="Arial" w:cs="Arial"/>
            <w:i w:val="0"/>
            <w:color w:val="auto"/>
            <w:sz w:val="20"/>
            <w:szCs w:val="24"/>
          </w:rPr>
          <w:t xml:space="preserve"> 48 e 49.</w:t>
        </w:r>
      </w:ins>
    </w:p>
    <w:p w14:paraId="3E6298AC" w14:textId="77777777" w:rsidR="00772A1F" w:rsidRDefault="00657957" w:rsidP="00C65BA2">
      <w:pPr>
        <w:spacing w:line="360" w:lineRule="auto"/>
        <w:ind w:firstLine="851"/>
        <w:jc w:val="both"/>
        <w:rPr>
          <w:rFonts w:ascii="Arial" w:hAnsi="Arial" w:cs="Arial"/>
          <w:sz w:val="24"/>
          <w:szCs w:val="24"/>
        </w:rPr>
      </w:pPr>
      <w:r w:rsidRPr="00E02988">
        <w:rPr>
          <w:rFonts w:ascii="Arial" w:hAnsi="Arial" w:cs="Arial"/>
          <w:sz w:val="24"/>
          <w:szCs w:val="24"/>
        </w:rPr>
        <w:t xml:space="preserve">A presença elevada de extrativos na madeira impacta diretamente a estabilidade do processo industrial de produção de celulose. </w:t>
      </w:r>
    </w:p>
    <w:p w14:paraId="41D410CF" w14:textId="77777777" w:rsidR="00772A1F" w:rsidRDefault="00657957" w:rsidP="00C65BA2">
      <w:pPr>
        <w:spacing w:line="360" w:lineRule="auto"/>
        <w:ind w:firstLine="851"/>
        <w:jc w:val="both"/>
        <w:rPr>
          <w:rFonts w:ascii="Arial" w:hAnsi="Arial" w:cs="Arial"/>
          <w:sz w:val="24"/>
          <w:szCs w:val="24"/>
        </w:rPr>
      </w:pPr>
      <w:r w:rsidRPr="00E02988">
        <w:rPr>
          <w:rFonts w:ascii="Arial" w:hAnsi="Arial" w:cs="Arial"/>
          <w:sz w:val="24"/>
          <w:szCs w:val="24"/>
        </w:rPr>
        <w:t xml:space="preserve">Substâncias como resinas, ceras, ácidos graxos e fenóis favorecem a formação de </w:t>
      </w:r>
      <w:r w:rsidRPr="007D119C">
        <w:rPr>
          <w:rFonts w:ascii="Arial" w:hAnsi="Arial" w:cs="Arial"/>
          <w:i/>
          <w:iCs/>
          <w:sz w:val="24"/>
          <w:szCs w:val="24"/>
        </w:rPr>
        <w:t>pitch</w:t>
      </w:r>
      <w:r w:rsidRPr="00E02988">
        <w:rPr>
          <w:rFonts w:ascii="Arial" w:hAnsi="Arial" w:cs="Arial"/>
          <w:sz w:val="24"/>
          <w:szCs w:val="24"/>
        </w:rPr>
        <w:t xml:space="preserve">, um material pegajoso que se adere às superfícies internas do sistema produtivo, provocando incrustações em tubulações, vasos de pressão, peneiras e centrífugas. </w:t>
      </w:r>
    </w:p>
    <w:p w14:paraId="2885370A" w14:textId="3E4395BC" w:rsidR="00657957" w:rsidRPr="00E02988" w:rsidRDefault="00657957" w:rsidP="00C65BA2">
      <w:pPr>
        <w:spacing w:line="360" w:lineRule="auto"/>
        <w:ind w:firstLine="851"/>
        <w:jc w:val="both"/>
        <w:rPr>
          <w:rFonts w:ascii="Arial" w:hAnsi="Arial" w:cs="Arial"/>
          <w:sz w:val="24"/>
          <w:szCs w:val="24"/>
        </w:rPr>
      </w:pPr>
      <w:r w:rsidRPr="00E02988">
        <w:rPr>
          <w:rFonts w:ascii="Arial" w:hAnsi="Arial" w:cs="Arial"/>
          <w:sz w:val="24"/>
          <w:szCs w:val="24"/>
        </w:rPr>
        <w:t>Como resultado, ocorrem paradas não programadas, redução da eficiência operacional e perda de qualidade no produto final (FOELKEL, 2007; LIMA et al., 2014).</w:t>
      </w:r>
    </w:p>
    <w:p w14:paraId="0DD67800" w14:textId="7B352B6D" w:rsidR="005A1987" w:rsidRDefault="005508F5" w:rsidP="005508F5">
      <w:pPr>
        <w:spacing w:line="360" w:lineRule="auto"/>
        <w:ind w:firstLine="851"/>
        <w:jc w:val="both"/>
        <w:rPr>
          <w:rFonts w:ascii="Arial" w:hAnsi="Arial" w:cs="Arial"/>
          <w:sz w:val="24"/>
          <w:szCs w:val="24"/>
        </w:rPr>
      </w:pPr>
      <w:ins w:id="347" w:author="Eder da Silva Ramos" w:date="2025-05-26T11:42:00Z">
        <w:r w:rsidRPr="005508F5">
          <w:rPr>
            <w:rFonts w:ascii="Arial" w:hAnsi="Arial" w:cs="Arial"/>
            <w:sz w:val="24"/>
            <w:szCs w:val="24"/>
          </w:rPr>
          <w:t xml:space="preserve">A Figura </w:t>
        </w:r>
      </w:ins>
      <w:ins w:id="348" w:author="Eder da Silva Ramos" w:date="2025-06-05T15:34:00Z">
        <w:r w:rsidR="000D1E35">
          <w:rPr>
            <w:rFonts w:ascii="Arial" w:hAnsi="Arial" w:cs="Arial"/>
            <w:sz w:val="24"/>
            <w:szCs w:val="24"/>
          </w:rPr>
          <w:t>7</w:t>
        </w:r>
      </w:ins>
      <w:ins w:id="349" w:author="Eder da Silva Ramos" w:date="2025-05-26T11:42:00Z">
        <w:r w:rsidRPr="005508F5">
          <w:rPr>
            <w:rFonts w:ascii="Arial" w:hAnsi="Arial" w:cs="Arial"/>
            <w:sz w:val="24"/>
            <w:szCs w:val="24"/>
          </w:rPr>
          <w:t xml:space="preserve"> apresenta a perd</w:t>
        </w:r>
      </w:ins>
      <w:ins w:id="350" w:author="Eder da Silva Ramos" w:date="2025-06-03T16:13:00Z">
        <w:r w:rsidR="00821AF4">
          <w:rPr>
            <w:rFonts w:ascii="Arial" w:hAnsi="Arial" w:cs="Arial"/>
            <w:sz w:val="24"/>
            <w:szCs w:val="24"/>
          </w:rPr>
          <w:t xml:space="preserve">a mensal </w:t>
        </w:r>
      </w:ins>
      <w:ins w:id="351" w:author="Eder da Silva Ramos" w:date="2025-05-26T11:42:00Z">
        <w:r w:rsidRPr="005508F5">
          <w:rPr>
            <w:rFonts w:ascii="Arial" w:hAnsi="Arial" w:cs="Arial"/>
            <w:sz w:val="24"/>
            <w:szCs w:val="24"/>
          </w:rPr>
          <w:t xml:space="preserve">de produção em toneladas de celulose associada à presença de </w:t>
        </w:r>
        <w:r w:rsidRPr="00821AF4">
          <w:rPr>
            <w:rFonts w:ascii="Arial" w:hAnsi="Arial" w:cs="Arial"/>
            <w:i/>
            <w:iCs/>
            <w:sz w:val="24"/>
            <w:szCs w:val="24"/>
          </w:rPr>
          <w:t>pitch</w:t>
        </w:r>
        <w:r w:rsidRPr="005508F5">
          <w:rPr>
            <w:rFonts w:ascii="Arial" w:hAnsi="Arial" w:cs="Arial"/>
            <w:sz w:val="24"/>
            <w:szCs w:val="24"/>
          </w:rPr>
          <w:t xml:space="preserve"> no período de junho de 2024 a janeiro de 2025. </w:t>
        </w:r>
      </w:ins>
    </w:p>
    <w:p w14:paraId="4E5CB926" w14:textId="2A652C9B" w:rsidR="005508F5" w:rsidRPr="005508F5" w:rsidRDefault="005508F5" w:rsidP="005508F5">
      <w:pPr>
        <w:spacing w:line="360" w:lineRule="auto"/>
        <w:ind w:firstLine="851"/>
        <w:jc w:val="both"/>
        <w:rPr>
          <w:rFonts w:ascii="Arial" w:hAnsi="Arial" w:cs="Arial"/>
          <w:sz w:val="24"/>
          <w:szCs w:val="24"/>
        </w:rPr>
      </w:pPr>
      <w:r w:rsidRPr="005508F5">
        <w:rPr>
          <w:rFonts w:ascii="Arial" w:hAnsi="Arial" w:cs="Arial"/>
          <w:sz w:val="24"/>
          <w:szCs w:val="24"/>
        </w:rPr>
        <w:t xml:space="preserve">Destaca-se o mês de junho de 2024, no qual foram registradas perdas de 7.942 toneladas, coincidindo com o maior desvio na distribuição de extrativos </w:t>
      </w:r>
      <w:ins w:id="352" w:author="Eder da Silva Ramos" w:date="2025-05-26T11:42:00Z">
        <w:r w:rsidRPr="005508F5">
          <w:rPr>
            <w:rFonts w:ascii="Arial" w:hAnsi="Arial" w:cs="Arial"/>
            <w:sz w:val="24"/>
            <w:szCs w:val="24"/>
          </w:rPr>
          <w:t>em relação à regra combinada — com 27,2% do volume de madeira apresentando teor superior a 3%</w:t>
        </w:r>
      </w:ins>
      <w:ins w:id="353" w:author="Eder da Silva Ramos" w:date="2025-06-09T16:27:00Z">
        <w:r w:rsidR="00EF44AD">
          <w:rPr>
            <w:rFonts w:ascii="Arial" w:hAnsi="Arial" w:cs="Arial"/>
            <w:sz w:val="24"/>
            <w:szCs w:val="24"/>
          </w:rPr>
          <w:t>.</w:t>
        </w:r>
      </w:ins>
    </w:p>
    <w:p w14:paraId="69166674" w14:textId="77777777" w:rsidR="00814782" w:rsidRDefault="005508F5" w:rsidP="005508F5">
      <w:pPr>
        <w:spacing w:line="360" w:lineRule="auto"/>
        <w:ind w:firstLine="851"/>
        <w:jc w:val="both"/>
        <w:rPr>
          <w:rFonts w:ascii="Arial" w:hAnsi="Arial" w:cs="Arial"/>
          <w:sz w:val="24"/>
          <w:szCs w:val="24"/>
        </w:rPr>
      </w:pPr>
      <w:r w:rsidRPr="005508F5">
        <w:rPr>
          <w:rFonts w:ascii="Arial" w:hAnsi="Arial" w:cs="Arial"/>
          <w:sz w:val="24"/>
          <w:szCs w:val="24"/>
        </w:rPr>
        <w:t>Esse resultado pode estar relacionado à predominância, naquele período, de madeira oriunda de regiões com maior propensão ao acúmulo de extrativos, possivelmente associadas a condições climáticas mais severas, como déficit hídrico.</w:t>
      </w:r>
    </w:p>
    <w:p w14:paraId="6B30B66A" w14:textId="77777777" w:rsidR="00814782" w:rsidRDefault="005508F5" w:rsidP="005508F5">
      <w:pPr>
        <w:spacing w:line="360" w:lineRule="auto"/>
        <w:ind w:firstLine="851"/>
        <w:jc w:val="both"/>
        <w:rPr>
          <w:rFonts w:ascii="Arial" w:hAnsi="Arial" w:cs="Arial"/>
          <w:sz w:val="24"/>
          <w:szCs w:val="24"/>
        </w:rPr>
      </w:pPr>
      <w:r w:rsidRPr="005508F5">
        <w:rPr>
          <w:rFonts w:ascii="Arial" w:hAnsi="Arial" w:cs="Arial"/>
          <w:sz w:val="24"/>
          <w:szCs w:val="24"/>
        </w:rPr>
        <w:t xml:space="preserve"> No entanto, não se pode atribuir exclusivamente à matéria-prima a causa das perdas produtivas. </w:t>
      </w:r>
    </w:p>
    <w:p w14:paraId="3689CD39" w14:textId="379BB30C" w:rsidR="005508F5" w:rsidRPr="005508F5" w:rsidRDefault="005508F5" w:rsidP="005508F5">
      <w:pPr>
        <w:spacing w:line="360" w:lineRule="auto"/>
        <w:ind w:firstLine="851"/>
        <w:jc w:val="both"/>
        <w:rPr>
          <w:rFonts w:ascii="Arial" w:hAnsi="Arial" w:cs="Arial"/>
          <w:sz w:val="24"/>
          <w:szCs w:val="24"/>
        </w:rPr>
      </w:pPr>
      <w:r w:rsidRPr="005508F5">
        <w:rPr>
          <w:rFonts w:ascii="Arial" w:hAnsi="Arial" w:cs="Arial"/>
          <w:sz w:val="24"/>
          <w:szCs w:val="24"/>
        </w:rPr>
        <w:t xml:space="preserve">Distúrbios operacionais no processo fabril, como instabilidades nos sistemas de lavagem, digestão ou branqueamento, além de possíveis falhas na dosagem ou eficácia dos insumos químicos aplicados, também podem ter contribuído para o agravamento do impacto do </w:t>
      </w:r>
      <w:r w:rsidRPr="007D119C">
        <w:rPr>
          <w:rFonts w:ascii="Arial" w:hAnsi="Arial" w:cs="Arial"/>
          <w:i/>
          <w:iCs/>
          <w:sz w:val="24"/>
          <w:szCs w:val="24"/>
        </w:rPr>
        <w:t>pitch</w:t>
      </w:r>
      <w:r w:rsidRPr="005508F5">
        <w:rPr>
          <w:rFonts w:ascii="Arial" w:hAnsi="Arial" w:cs="Arial"/>
          <w:sz w:val="24"/>
          <w:szCs w:val="24"/>
        </w:rPr>
        <w:t xml:space="preserve"> naquele mês.</w:t>
      </w:r>
    </w:p>
    <w:p w14:paraId="61F8EE04" w14:textId="0EBC664F" w:rsidR="005508F5" w:rsidRDefault="005508F5" w:rsidP="005508F5">
      <w:pPr>
        <w:spacing w:line="360" w:lineRule="auto"/>
        <w:ind w:firstLine="851"/>
        <w:jc w:val="both"/>
        <w:rPr>
          <w:ins w:id="354" w:author="." w:date="2025-05-22T16:10:00Z"/>
          <w:rFonts w:ascii="Arial" w:hAnsi="Arial" w:cs="Arial"/>
          <w:sz w:val="24"/>
          <w:szCs w:val="24"/>
        </w:rPr>
      </w:pPr>
      <w:r w:rsidRPr="005508F5">
        <w:rPr>
          <w:rFonts w:ascii="Arial" w:hAnsi="Arial" w:cs="Arial"/>
          <w:sz w:val="24"/>
          <w:szCs w:val="24"/>
        </w:rPr>
        <w:t>Assim, o episódio de junho/24</w:t>
      </w:r>
      <w:ins w:id="355" w:author="." w:date="2025-05-29T16:06:00Z">
        <w:r w:rsidR="00700A0D">
          <w:rPr>
            <w:rFonts w:ascii="Arial" w:hAnsi="Arial" w:cs="Arial"/>
            <w:sz w:val="24"/>
            <w:szCs w:val="24"/>
          </w:rPr>
          <w:t xml:space="preserve"> reveja os valores como cit</w:t>
        </w:r>
      </w:ins>
      <w:ins w:id="356" w:author="." w:date="2025-05-29T16:07:00Z">
        <w:r w:rsidR="00700A0D">
          <w:rPr>
            <w:rFonts w:ascii="Arial" w:hAnsi="Arial" w:cs="Arial"/>
            <w:sz w:val="24"/>
            <w:szCs w:val="24"/>
          </w:rPr>
          <w:t>ei acima (se eu estiver correto)</w:t>
        </w:r>
      </w:ins>
      <w:ins w:id="357" w:author="Eder da Silva Ramos" w:date="2025-05-26T11:42:00Z">
        <w:r w:rsidRPr="005508F5">
          <w:rPr>
            <w:rFonts w:ascii="Arial" w:hAnsi="Arial" w:cs="Arial"/>
            <w:sz w:val="24"/>
            <w:szCs w:val="24"/>
          </w:rPr>
          <w:t xml:space="preserve"> evidencia a importância de uma atuação integrada entre o controle da qualidade da madeira fornecida e a robustez operacional da planta industrial, especialmente em períodos críticos.</w:t>
        </w:r>
      </w:ins>
    </w:p>
    <w:p w14:paraId="40AF27D4" w14:textId="77777777" w:rsidR="009940D6" w:rsidRDefault="00657957" w:rsidP="00C65BA2">
      <w:pPr>
        <w:spacing w:line="360" w:lineRule="auto"/>
        <w:ind w:firstLine="851"/>
        <w:jc w:val="both"/>
        <w:rPr>
          <w:rFonts w:ascii="Arial" w:hAnsi="Arial" w:cs="Arial"/>
          <w:sz w:val="24"/>
          <w:szCs w:val="24"/>
        </w:rPr>
      </w:pPr>
      <w:r w:rsidRPr="00E02988">
        <w:rPr>
          <w:rFonts w:ascii="Arial" w:hAnsi="Arial" w:cs="Arial"/>
          <w:sz w:val="24"/>
          <w:szCs w:val="24"/>
        </w:rPr>
        <w:t xml:space="preserve">Outros eventos críticos ocorreram em dezembro/24 e janeiro/25, com perdas adicionais de 1.394 e 3.072 toneladas, respectivamente. </w:t>
      </w:r>
    </w:p>
    <w:p w14:paraId="199D4843" w14:textId="25EAEDBD" w:rsidR="00657957" w:rsidRPr="00E02988" w:rsidRDefault="00657957" w:rsidP="00C65BA2">
      <w:pPr>
        <w:spacing w:line="360" w:lineRule="auto"/>
        <w:ind w:firstLine="851"/>
        <w:jc w:val="both"/>
        <w:rPr>
          <w:rFonts w:ascii="Arial" w:hAnsi="Arial" w:cs="Arial"/>
          <w:sz w:val="24"/>
          <w:szCs w:val="24"/>
        </w:rPr>
      </w:pPr>
      <w:r w:rsidRPr="00E02988">
        <w:rPr>
          <w:rFonts w:ascii="Arial" w:hAnsi="Arial" w:cs="Arial"/>
          <w:sz w:val="24"/>
          <w:szCs w:val="24"/>
        </w:rPr>
        <w:t>No total, o acúmulo de perdas no período alcançou 12.993 toneladas.</w:t>
      </w:r>
    </w:p>
    <w:p w14:paraId="05E0BABA" w14:textId="77777777" w:rsidR="008A6E8F" w:rsidRDefault="00657957" w:rsidP="00C65BA2">
      <w:pPr>
        <w:spacing w:line="360" w:lineRule="auto"/>
        <w:ind w:firstLine="708"/>
        <w:jc w:val="both"/>
        <w:rPr>
          <w:rFonts w:ascii="Arial" w:hAnsi="Arial" w:cs="Arial"/>
          <w:sz w:val="24"/>
          <w:szCs w:val="24"/>
        </w:rPr>
      </w:pPr>
      <w:r w:rsidRPr="00E02988">
        <w:rPr>
          <w:rFonts w:ascii="Arial" w:hAnsi="Arial" w:cs="Arial"/>
          <w:sz w:val="24"/>
          <w:szCs w:val="24"/>
        </w:rPr>
        <w:t xml:space="preserve">Esses números refletem diretamente o impacto industrial dos extrativos da madeira, tanto na indisponibilidade de linha quanto na degradação do desempenho operacional. </w:t>
      </w:r>
    </w:p>
    <w:p w14:paraId="41E9ECB6" w14:textId="0325C4B0" w:rsidR="00657957" w:rsidRDefault="00657957" w:rsidP="00C65BA2">
      <w:pPr>
        <w:spacing w:line="360" w:lineRule="auto"/>
        <w:ind w:firstLine="708"/>
        <w:jc w:val="both"/>
        <w:rPr>
          <w:ins w:id="358" w:author="." w:date="2025-05-29T16:08:00Z"/>
          <w:rFonts w:ascii="Arial" w:hAnsi="Arial" w:cs="Arial"/>
          <w:sz w:val="24"/>
          <w:szCs w:val="24"/>
        </w:rPr>
      </w:pPr>
      <w:r w:rsidRPr="00E02988">
        <w:rPr>
          <w:rFonts w:ascii="Arial" w:hAnsi="Arial" w:cs="Arial"/>
          <w:sz w:val="24"/>
          <w:szCs w:val="24"/>
        </w:rPr>
        <w:t>Além do prejuízo direto em termos de volume de produção, há também perdas financeiras associadas ao retrabalho, consumo adicional de químicos, energia e tempo de manutenção (NURMI; KALLIO, 2007).</w:t>
      </w:r>
      <w:ins w:id="359" w:author="." w:date="2025-05-29T16:07:00Z">
        <w:r w:rsidR="009940D6">
          <w:rPr>
            <w:rFonts w:ascii="Arial" w:hAnsi="Arial" w:cs="Arial"/>
            <w:sz w:val="24"/>
            <w:szCs w:val="24"/>
          </w:rPr>
          <w:t xml:space="preserve"> Tem. Como estimar para aqueles mese</w:t>
        </w:r>
      </w:ins>
      <w:ins w:id="360" w:author="." w:date="2025-05-29T16:08:00Z">
        <w:r w:rsidR="009940D6">
          <w:rPr>
            <w:rFonts w:ascii="Arial" w:hAnsi="Arial" w:cs="Arial"/>
            <w:sz w:val="24"/>
            <w:szCs w:val="24"/>
          </w:rPr>
          <w:t>s?</w:t>
        </w:r>
      </w:ins>
      <w:ins w:id="361" w:author="Eder da Silva Ramos" w:date="2025-06-09T16:28:00Z">
        <w:r w:rsidR="0028175D">
          <w:rPr>
            <w:rFonts w:ascii="Arial" w:hAnsi="Arial" w:cs="Arial"/>
            <w:sz w:val="24"/>
            <w:szCs w:val="24"/>
          </w:rPr>
          <w:t xml:space="preserve"> O fiz </w:t>
        </w:r>
      </w:ins>
      <w:ins w:id="362" w:author="Eder da Silva Ramos" w:date="2025-06-09T16:29:00Z">
        <w:r w:rsidR="0028175D">
          <w:rPr>
            <w:rFonts w:ascii="Arial" w:hAnsi="Arial" w:cs="Arial"/>
            <w:sz w:val="24"/>
            <w:szCs w:val="24"/>
          </w:rPr>
          <w:t xml:space="preserve">na pagina 50 em diante. </w:t>
        </w:r>
      </w:ins>
    </w:p>
    <w:p w14:paraId="6B1DBC42" w14:textId="77777777" w:rsidR="008A6E8F" w:rsidRDefault="00657957" w:rsidP="00C65BA2">
      <w:pPr>
        <w:spacing w:line="360" w:lineRule="auto"/>
        <w:ind w:firstLine="708"/>
        <w:jc w:val="both"/>
        <w:rPr>
          <w:rFonts w:ascii="Arial" w:hAnsi="Arial" w:cs="Arial"/>
          <w:sz w:val="24"/>
          <w:szCs w:val="24"/>
        </w:rPr>
      </w:pPr>
      <w:r w:rsidRPr="00E02988">
        <w:rPr>
          <w:rFonts w:ascii="Arial" w:hAnsi="Arial" w:cs="Arial"/>
          <w:sz w:val="24"/>
          <w:szCs w:val="24"/>
        </w:rPr>
        <w:t xml:space="preserve">A correlação entre períodos de desvio no controle do mix de abastecimento e as perdas produtivas observadas reforça a importância de uma atuação preventiva e integrada entre o pátio de madeira e a fábrica. </w:t>
      </w:r>
    </w:p>
    <w:p w14:paraId="462AC8B3" w14:textId="603BA45F" w:rsidR="00657957" w:rsidRPr="00E02988" w:rsidRDefault="00657957" w:rsidP="00C65BA2">
      <w:pPr>
        <w:spacing w:line="360" w:lineRule="auto"/>
        <w:ind w:firstLine="708"/>
        <w:jc w:val="both"/>
        <w:rPr>
          <w:rFonts w:ascii="Arial" w:hAnsi="Arial" w:cs="Arial"/>
          <w:sz w:val="24"/>
          <w:szCs w:val="24"/>
        </w:rPr>
      </w:pPr>
      <w:r w:rsidRPr="00E02988">
        <w:rPr>
          <w:rFonts w:ascii="Arial" w:hAnsi="Arial" w:cs="Arial"/>
          <w:sz w:val="24"/>
          <w:szCs w:val="24"/>
        </w:rPr>
        <w:t xml:space="preserve">A gestão criteriosa dos extrativos na matéria-prima é, portanto, não apenas uma exigência de qualidade, mas uma alavanca essencial para a estabilidade operacional e a viabilidade econômica do processo de produção de celulose </w:t>
      </w:r>
      <w:r w:rsidRPr="007D119C">
        <w:rPr>
          <w:rFonts w:ascii="Arial" w:hAnsi="Arial" w:cs="Arial"/>
          <w:i/>
          <w:iCs/>
          <w:sz w:val="24"/>
          <w:szCs w:val="24"/>
        </w:rPr>
        <w:t>kraft</w:t>
      </w:r>
      <w:r w:rsidRPr="00E02988">
        <w:rPr>
          <w:rFonts w:ascii="Arial" w:hAnsi="Arial" w:cs="Arial"/>
          <w:sz w:val="24"/>
          <w:szCs w:val="24"/>
        </w:rPr>
        <w:t>.</w:t>
      </w:r>
    </w:p>
    <w:p w14:paraId="726258E9" w14:textId="77777777" w:rsidR="00BB0160" w:rsidRPr="00E02988" w:rsidRDefault="00BB0160" w:rsidP="00E02988">
      <w:pPr>
        <w:spacing w:line="360" w:lineRule="auto"/>
        <w:ind w:firstLine="360"/>
        <w:jc w:val="both"/>
        <w:rPr>
          <w:rFonts w:ascii="Arial" w:hAnsi="Arial" w:cs="Arial"/>
          <w:sz w:val="24"/>
          <w:szCs w:val="24"/>
        </w:rPr>
      </w:pPr>
    </w:p>
    <w:p w14:paraId="61535806" w14:textId="1CC74C1B" w:rsidR="00F56970" w:rsidRPr="00F56970" w:rsidRDefault="00F56970" w:rsidP="00F56970">
      <w:pPr>
        <w:pStyle w:val="Legenda"/>
        <w:keepNext/>
        <w:jc w:val="center"/>
        <w:rPr>
          <w:rFonts w:ascii="Arial" w:hAnsi="Arial" w:cs="Arial"/>
          <w:i w:val="0"/>
        </w:rPr>
      </w:pPr>
      <w:bookmarkStart w:id="363" w:name="_Toc200031303"/>
      <w:r w:rsidRPr="00F56970">
        <w:rPr>
          <w:rFonts w:ascii="Arial" w:hAnsi="Arial" w:cs="Arial"/>
          <w:i w:val="0"/>
          <w:color w:val="auto"/>
          <w:sz w:val="20"/>
        </w:rPr>
        <w:t xml:space="preserve">Figura </w:t>
      </w:r>
      <w:r w:rsidRPr="00F56970">
        <w:rPr>
          <w:rFonts w:ascii="Arial" w:hAnsi="Arial" w:cs="Arial"/>
          <w:i w:val="0"/>
          <w:color w:val="auto"/>
          <w:sz w:val="20"/>
        </w:rPr>
        <w:fldChar w:fldCharType="begin"/>
      </w:r>
      <w:r w:rsidRPr="00F56970">
        <w:rPr>
          <w:rFonts w:ascii="Arial" w:hAnsi="Arial" w:cs="Arial"/>
          <w:i w:val="0"/>
          <w:color w:val="auto"/>
          <w:sz w:val="20"/>
        </w:rPr>
        <w:instrText xml:space="preserve"> SEQ Figura \* ARABIC </w:instrText>
      </w:r>
      <w:r w:rsidRPr="00F56970">
        <w:rPr>
          <w:rFonts w:ascii="Arial" w:hAnsi="Arial" w:cs="Arial"/>
          <w:i w:val="0"/>
          <w:color w:val="auto"/>
          <w:sz w:val="20"/>
        </w:rPr>
        <w:fldChar w:fldCharType="separate"/>
      </w:r>
      <w:r w:rsidRPr="00F56970">
        <w:rPr>
          <w:rFonts w:ascii="Arial" w:hAnsi="Arial" w:cs="Arial"/>
          <w:i w:val="0"/>
          <w:noProof/>
          <w:color w:val="auto"/>
          <w:sz w:val="20"/>
        </w:rPr>
        <w:t>8</w:t>
      </w:r>
      <w:r w:rsidRPr="00F56970">
        <w:rPr>
          <w:rFonts w:ascii="Arial" w:hAnsi="Arial" w:cs="Arial"/>
          <w:i w:val="0"/>
          <w:color w:val="auto"/>
          <w:sz w:val="20"/>
        </w:rPr>
        <w:fldChar w:fldCharType="end"/>
      </w:r>
      <w:r w:rsidRPr="00F56970">
        <w:rPr>
          <w:rFonts w:ascii="Arial" w:hAnsi="Arial" w:cs="Arial"/>
          <w:i w:val="0"/>
          <w:color w:val="auto"/>
          <w:sz w:val="20"/>
        </w:rPr>
        <w:t xml:space="preserve">. Presença de </w:t>
      </w:r>
      <w:r w:rsidRPr="00F56970">
        <w:rPr>
          <w:rFonts w:ascii="Arial" w:hAnsi="Arial" w:cs="Arial"/>
          <w:color w:val="auto"/>
          <w:sz w:val="20"/>
        </w:rPr>
        <w:t xml:space="preserve">pitch </w:t>
      </w:r>
      <w:r w:rsidRPr="00F56970">
        <w:rPr>
          <w:rFonts w:ascii="Arial" w:hAnsi="Arial" w:cs="Arial"/>
          <w:i w:val="0"/>
          <w:color w:val="auto"/>
          <w:sz w:val="20"/>
        </w:rPr>
        <w:t>em amostras de celulose acabada.</w:t>
      </w:r>
      <w:bookmarkEnd w:id="363"/>
    </w:p>
    <w:p w14:paraId="282D6B47" w14:textId="25328FD7" w:rsidR="00BB0160" w:rsidRPr="00107F49" w:rsidRDefault="00BB0160" w:rsidP="003B66A7">
      <w:pPr>
        <w:keepNext/>
        <w:spacing w:line="360" w:lineRule="auto"/>
        <w:jc w:val="center"/>
        <w:rPr>
          <w:rFonts w:ascii="Arial" w:hAnsi="Arial" w:cs="Arial"/>
          <w:sz w:val="24"/>
          <w:szCs w:val="24"/>
        </w:rPr>
      </w:pPr>
      <w:r w:rsidRPr="00E02988">
        <w:rPr>
          <w:rFonts w:ascii="Arial" w:hAnsi="Arial" w:cs="Arial"/>
          <w:noProof/>
          <w:sz w:val="24"/>
          <w:szCs w:val="24"/>
        </w:rPr>
        <w:drawing>
          <wp:inline distT="0" distB="0" distL="0" distR="0" wp14:anchorId="59029A29" wp14:editId="379A76B7">
            <wp:extent cx="5746897" cy="2124000"/>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tc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6897" cy="2124000"/>
                    </a:xfrm>
                    <a:prstGeom prst="rect">
                      <a:avLst/>
                    </a:prstGeom>
                  </pic:spPr>
                </pic:pic>
              </a:graphicData>
            </a:graphic>
          </wp:inline>
        </w:drawing>
      </w:r>
    </w:p>
    <w:p w14:paraId="536E57DD" w14:textId="46F96183" w:rsidR="00BB0160" w:rsidRPr="00B16C27" w:rsidRDefault="00067E73" w:rsidP="00B16C27">
      <w:pPr>
        <w:spacing w:line="360" w:lineRule="auto"/>
        <w:ind w:firstLine="708"/>
        <w:jc w:val="both"/>
        <w:rPr>
          <w:ins w:id="364" w:author="Eder da Silva Ramos" w:date="2025-06-05T11:10:00Z"/>
          <w:rFonts w:ascii="Arial" w:hAnsi="Arial" w:cs="Arial"/>
          <w:sz w:val="24"/>
          <w:szCs w:val="24"/>
        </w:rPr>
      </w:pPr>
      <w:r w:rsidRPr="00B16C27">
        <w:rPr>
          <w:rFonts w:ascii="Arial" w:hAnsi="Arial" w:cs="Arial"/>
          <w:sz w:val="24"/>
          <w:szCs w:val="24"/>
        </w:rPr>
        <w:t>Acima, c</w:t>
      </w:r>
      <w:r w:rsidR="00BB0160" w:rsidRPr="00B16C27">
        <w:rPr>
          <w:rFonts w:ascii="Arial" w:hAnsi="Arial" w:cs="Arial"/>
          <w:sz w:val="24"/>
          <w:szCs w:val="24"/>
        </w:rPr>
        <w:t xml:space="preserve">ontaminações visuais identificadas e circuladas manualmente nas folhas, </w:t>
      </w:r>
      <w:r w:rsidRPr="00B16C27">
        <w:rPr>
          <w:rFonts w:ascii="Arial" w:hAnsi="Arial" w:cs="Arial"/>
          <w:sz w:val="24"/>
          <w:szCs w:val="24"/>
        </w:rPr>
        <w:t xml:space="preserve">o chamado </w:t>
      </w:r>
      <w:r w:rsidRPr="00B16C27">
        <w:rPr>
          <w:rFonts w:ascii="Arial" w:hAnsi="Arial" w:cs="Arial"/>
          <w:i/>
          <w:iCs/>
          <w:sz w:val="24"/>
          <w:szCs w:val="24"/>
        </w:rPr>
        <w:t>pitch</w:t>
      </w:r>
      <w:r w:rsidRPr="00B16C27">
        <w:rPr>
          <w:rFonts w:ascii="Arial" w:hAnsi="Arial" w:cs="Arial"/>
          <w:sz w:val="24"/>
          <w:szCs w:val="24"/>
        </w:rPr>
        <w:t xml:space="preserve">, são </w:t>
      </w:r>
      <w:r w:rsidR="00BB0160" w:rsidRPr="00B16C27">
        <w:rPr>
          <w:rFonts w:ascii="Arial" w:hAnsi="Arial" w:cs="Arial"/>
          <w:sz w:val="24"/>
          <w:szCs w:val="24"/>
        </w:rPr>
        <w:t>responsáveis pela desclassificação do produto fina</w:t>
      </w:r>
      <w:r w:rsidRPr="00B16C27">
        <w:rPr>
          <w:rFonts w:ascii="Arial" w:hAnsi="Arial" w:cs="Arial"/>
          <w:sz w:val="24"/>
          <w:szCs w:val="24"/>
        </w:rPr>
        <w:t>l.</w:t>
      </w:r>
      <w:ins w:id="365" w:author="." w:date="2025-05-29T16:08:00Z">
        <w:r w:rsidR="005574B4" w:rsidRPr="00B16C27">
          <w:rPr>
            <w:rFonts w:ascii="Arial" w:hAnsi="Arial" w:cs="Arial"/>
            <w:sz w:val="24"/>
            <w:szCs w:val="24"/>
          </w:rPr>
          <w:t xml:space="preserve"> Tem como estimar a perda R$/t para cada desclassifica</w:t>
        </w:r>
      </w:ins>
      <w:ins w:id="366" w:author="." w:date="2025-05-29T16:09:00Z">
        <w:r w:rsidR="005574B4" w:rsidRPr="00B16C27">
          <w:rPr>
            <w:rFonts w:ascii="Arial" w:hAnsi="Arial" w:cs="Arial"/>
            <w:sz w:val="24"/>
            <w:szCs w:val="24"/>
          </w:rPr>
          <w:t>ção?</w:t>
        </w:r>
      </w:ins>
      <w:ins w:id="367" w:author="Eder da Silva Ramos" w:date="2025-06-05T11:15:00Z">
        <w:r w:rsidR="00C45760" w:rsidRPr="00B16C27">
          <w:rPr>
            <w:rFonts w:ascii="Arial" w:hAnsi="Arial" w:cs="Arial"/>
            <w:sz w:val="24"/>
            <w:szCs w:val="24"/>
          </w:rPr>
          <w:t xml:space="preserve"> </w:t>
        </w:r>
      </w:ins>
      <w:ins w:id="368" w:author="Eder da Silva Ramos" w:date="2025-06-05T11:16:00Z">
        <w:r w:rsidR="00C45760" w:rsidRPr="00B16C27">
          <w:rPr>
            <w:rFonts w:ascii="Arial" w:hAnsi="Arial" w:cs="Arial"/>
            <w:sz w:val="24"/>
            <w:szCs w:val="24"/>
          </w:rPr>
          <w:t>Sim, segue abaixo:</w:t>
        </w:r>
      </w:ins>
    </w:p>
    <w:p w14:paraId="06B8AFBE" w14:textId="77777777" w:rsidR="00E866EA" w:rsidRPr="00B16C27" w:rsidRDefault="00E866EA" w:rsidP="00B16C27">
      <w:pPr>
        <w:spacing w:line="360" w:lineRule="auto"/>
        <w:ind w:firstLine="708"/>
        <w:jc w:val="both"/>
        <w:rPr>
          <w:ins w:id="369" w:author="Eder da Silva Ramos" w:date="2025-06-05T11:11:00Z"/>
          <w:rFonts w:ascii="Arial" w:hAnsi="Arial" w:cs="Arial"/>
          <w:sz w:val="24"/>
          <w:szCs w:val="24"/>
        </w:rPr>
        <w:pPrChange w:id="370" w:author="Eder da Silva Ramos" w:date="2025-06-05T11:15:00Z">
          <w:pPr>
            <w:spacing w:line="360" w:lineRule="auto"/>
            <w:jc w:val="both"/>
          </w:pPr>
        </w:pPrChange>
      </w:pPr>
      <w:ins w:id="371" w:author="Eder da Silva Ramos" w:date="2025-06-05T11:11:00Z">
        <w:r w:rsidRPr="00B16C27">
          <w:rPr>
            <w:rFonts w:ascii="Arial" w:hAnsi="Arial" w:cs="Arial"/>
            <w:sz w:val="24"/>
            <w:szCs w:val="24"/>
          </w:rPr>
          <w:t>Celuloses com maior teor de pitch são penalizadas comercialmente, perdendo a classificação de "extra prime" e sendo negociadas como "off grade".</w:t>
        </w:r>
      </w:ins>
    </w:p>
    <w:p w14:paraId="763AB169" w14:textId="77777777" w:rsidR="00E866EA" w:rsidRPr="00B16C27" w:rsidRDefault="00E866EA" w:rsidP="00B16C27">
      <w:pPr>
        <w:spacing w:line="360" w:lineRule="auto"/>
        <w:ind w:firstLine="708"/>
        <w:jc w:val="both"/>
        <w:rPr>
          <w:ins w:id="372" w:author="Eder da Silva Ramos" w:date="2025-06-05T11:11:00Z"/>
          <w:rFonts w:ascii="Arial" w:hAnsi="Arial" w:cs="Arial"/>
          <w:sz w:val="24"/>
          <w:szCs w:val="24"/>
        </w:rPr>
        <w:pPrChange w:id="373" w:author="Eder da Silva Ramos" w:date="2025-06-05T11:15:00Z">
          <w:pPr>
            <w:spacing w:line="360" w:lineRule="auto"/>
            <w:jc w:val="both"/>
          </w:pPr>
        </w:pPrChange>
      </w:pPr>
      <w:ins w:id="374" w:author="Eder da Silva Ramos" w:date="2025-06-05T11:11:00Z">
        <w:r w:rsidRPr="00B16C27">
          <w:rPr>
            <w:rFonts w:ascii="Arial" w:hAnsi="Arial" w:cs="Arial"/>
            <w:sz w:val="24"/>
            <w:szCs w:val="24"/>
          </w:rPr>
          <w:t xml:space="preserve">Embora o preço de referência atual do PIX (índice PIX </w:t>
        </w:r>
        <w:proofErr w:type="spellStart"/>
        <w:r w:rsidRPr="00B16C27">
          <w:rPr>
            <w:rFonts w:ascii="Arial" w:hAnsi="Arial" w:cs="Arial"/>
            <w:sz w:val="24"/>
            <w:szCs w:val="24"/>
          </w:rPr>
          <w:t>Pulp</w:t>
        </w:r>
        <w:proofErr w:type="spellEnd"/>
        <w:r w:rsidRPr="00B16C27">
          <w:rPr>
            <w:rFonts w:ascii="Arial" w:hAnsi="Arial" w:cs="Arial"/>
            <w:sz w:val="24"/>
            <w:szCs w:val="24"/>
          </w:rPr>
          <w:t xml:space="preserve"> Index) esteja em torno de US$ 1.180,00 por tonelada, no Brasil, é prática comum a aplicação de descontos comerciais, os quais podem chegar a 38%, dependendo das condições comerciais negociadas com cada cliente.</w:t>
        </w:r>
      </w:ins>
    </w:p>
    <w:p w14:paraId="44B4FB7C" w14:textId="77777777" w:rsidR="00E866EA" w:rsidRPr="00B16C27" w:rsidRDefault="00E866EA" w:rsidP="00B16C27">
      <w:pPr>
        <w:spacing w:line="360" w:lineRule="auto"/>
        <w:ind w:firstLine="708"/>
        <w:jc w:val="both"/>
        <w:rPr>
          <w:ins w:id="375" w:author="Eder da Silva Ramos" w:date="2025-06-05T11:11:00Z"/>
          <w:rFonts w:ascii="Arial" w:hAnsi="Arial" w:cs="Arial"/>
          <w:sz w:val="24"/>
          <w:szCs w:val="24"/>
        </w:rPr>
        <w:pPrChange w:id="376" w:author="Eder da Silva Ramos" w:date="2025-06-05T11:15:00Z">
          <w:pPr>
            <w:spacing w:line="360" w:lineRule="auto"/>
            <w:jc w:val="both"/>
          </w:pPr>
        </w:pPrChange>
      </w:pPr>
      <w:ins w:id="377" w:author="Eder da Silva Ramos" w:date="2025-06-05T11:11:00Z">
        <w:r w:rsidRPr="00B16C27">
          <w:rPr>
            <w:rFonts w:ascii="Arial" w:hAnsi="Arial" w:cs="Arial"/>
            <w:sz w:val="24"/>
            <w:szCs w:val="24"/>
          </w:rPr>
          <w:t>No caso da celulose classificada como "off grade", resultante de problemas como o excesso de extrativos que geram a formação de pitch, além do desconto percentual padrão, é usual uma concessão adicional</w:t>
        </w:r>
        <w:r w:rsidRPr="00B16C27">
          <w:rPr>
            <w:rFonts w:ascii="Arial" w:hAnsi="Arial" w:cs="Arial"/>
            <w:strike/>
            <w:sz w:val="24"/>
            <w:szCs w:val="24"/>
          </w:rPr>
          <w:t xml:space="preserve"> </w:t>
        </w:r>
        <w:r w:rsidRPr="00B16C27">
          <w:rPr>
            <w:rFonts w:ascii="Arial" w:hAnsi="Arial" w:cs="Arial"/>
            <w:sz w:val="24"/>
            <w:szCs w:val="24"/>
          </w:rPr>
          <w:t>que varia entre US$ 20,00 e US$ 25,00 por tonelada.</w:t>
        </w:r>
      </w:ins>
    </w:p>
    <w:p w14:paraId="6E20A514" w14:textId="77777777" w:rsidR="00E866EA" w:rsidRPr="00B16C27" w:rsidRDefault="00E866EA" w:rsidP="00B16C27">
      <w:pPr>
        <w:pStyle w:val="NormalWeb"/>
        <w:spacing w:line="360" w:lineRule="auto"/>
        <w:ind w:firstLine="708"/>
        <w:jc w:val="both"/>
        <w:rPr>
          <w:ins w:id="378" w:author="Eder da Silva Ramos" w:date="2025-06-05T11:11:00Z"/>
          <w:rFonts w:ascii="Arial" w:hAnsi="Arial" w:cs="Arial"/>
        </w:rPr>
        <w:pPrChange w:id="379" w:author="Eder da Silva Ramos" w:date="2025-06-05T11:15:00Z">
          <w:pPr>
            <w:pStyle w:val="NormalWeb"/>
            <w:spacing w:line="360" w:lineRule="auto"/>
            <w:jc w:val="both"/>
          </w:pPr>
        </w:pPrChange>
      </w:pPr>
      <w:ins w:id="380" w:author="Eder da Silva Ramos" w:date="2025-06-05T11:11:00Z">
        <w:r w:rsidRPr="00B16C27">
          <w:rPr>
            <w:rFonts w:ascii="Arial" w:hAnsi="Arial" w:cs="Arial"/>
          </w:rPr>
          <w:t>Quando o produto é desclassificado de "prime" para “off grade”, considerando o valor atual do índice PIX, atualmente em US$ 1.180,00 por tonelada, e sobre ele aplica-se ainda um abatimento adicional, que pode chegar a US$ 25,00, além da aplicação do desconto médio comercial de 38%, resultando em um valor final de US$ 716,10 por tonelada.</w:t>
        </w:r>
      </w:ins>
    </w:p>
    <w:p w14:paraId="7569D2B8" w14:textId="77777777" w:rsidR="00E866EA" w:rsidRPr="005D4095" w:rsidRDefault="00E866EA">
      <w:pPr>
        <w:pStyle w:val="NormalWeb"/>
        <w:spacing w:line="360" w:lineRule="auto"/>
        <w:ind w:firstLine="708"/>
        <w:jc w:val="both"/>
        <w:rPr>
          <w:ins w:id="381" w:author="Eder da Silva Ramos" w:date="2025-06-05T11:11:00Z"/>
          <w:rFonts w:ascii="Arial" w:hAnsi="Arial" w:cs="Arial"/>
        </w:rPr>
        <w:pPrChange w:id="382" w:author="Eder da Silva Ramos" w:date="2025-06-05T11:15:00Z">
          <w:pPr>
            <w:pStyle w:val="NormalWeb"/>
            <w:spacing w:line="360" w:lineRule="auto"/>
            <w:jc w:val="both"/>
          </w:pPr>
        </w:pPrChange>
      </w:pPr>
      <w:ins w:id="383" w:author="Eder da Silva Ramos" w:date="2025-06-05T11:11:00Z">
        <w:r w:rsidRPr="005D4095">
          <w:rPr>
            <w:rFonts w:ascii="Arial" w:hAnsi="Arial" w:cs="Arial"/>
          </w:rPr>
          <w:t xml:space="preserve">Essa condição representa uma </w:t>
        </w:r>
        <w:r w:rsidRPr="005D4095">
          <w:rPr>
            <w:rStyle w:val="Forte"/>
            <w:rFonts w:ascii="Arial" w:hAnsi="Arial" w:cs="Arial"/>
            <w:b w:val="0"/>
            <w:bCs w:val="0"/>
          </w:rPr>
          <w:t>perda financeira de até US$ 463,90 por tonelada</w:t>
        </w:r>
        <w:r w:rsidRPr="005D4095">
          <w:rPr>
            <w:rFonts w:ascii="Arial" w:hAnsi="Arial" w:cs="Arial"/>
          </w:rPr>
          <w:t>, evidenciando o impacto econômico significativo da perda de qualidade da celulose.</w:t>
        </w:r>
      </w:ins>
    </w:p>
    <w:p w14:paraId="321B1A23" w14:textId="60315046" w:rsidR="00657957" w:rsidRDefault="00657957" w:rsidP="00E02988">
      <w:pPr>
        <w:spacing w:line="360" w:lineRule="auto"/>
        <w:ind w:firstLine="360"/>
        <w:jc w:val="both"/>
        <w:rPr>
          <w:rFonts w:ascii="Arial" w:hAnsi="Arial" w:cs="Arial"/>
          <w:sz w:val="24"/>
          <w:szCs w:val="24"/>
        </w:rPr>
      </w:pPr>
    </w:p>
    <w:p w14:paraId="54C6895B" w14:textId="2567C155" w:rsidR="00EE4A60" w:rsidRPr="00E02988" w:rsidRDefault="00EE4A60" w:rsidP="00855D6A">
      <w:pPr>
        <w:pStyle w:val="PargrafodaLista"/>
        <w:numPr>
          <w:ilvl w:val="0"/>
          <w:numId w:val="19"/>
        </w:numPr>
        <w:spacing w:line="360" w:lineRule="auto"/>
        <w:jc w:val="both"/>
        <w:outlineLvl w:val="0"/>
        <w:rPr>
          <w:rFonts w:ascii="Arial" w:hAnsi="Arial" w:cs="Arial"/>
          <w:b/>
          <w:sz w:val="24"/>
          <w:szCs w:val="24"/>
        </w:rPr>
      </w:pPr>
      <w:bookmarkStart w:id="384" w:name="_Toc199861696"/>
      <w:r w:rsidRPr="00E02988">
        <w:rPr>
          <w:rFonts w:ascii="Arial" w:hAnsi="Arial" w:cs="Arial"/>
          <w:b/>
          <w:sz w:val="24"/>
          <w:szCs w:val="24"/>
        </w:rPr>
        <w:t>Conclusões</w:t>
      </w:r>
      <w:bookmarkEnd w:id="384"/>
    </w:p>
    <w:p w14:paraId="5F903D53" w14:textId="77777777" w:rsidR="00EE4A60" w:rsidRPr="00E02988" w:rsidRDefault="00EE4A60" w:rsidP="00E02988">
      <w:pPr>
        <w:pStyle w:val="PargrafodaLista"/>
        <w:spacing w:line="360" w:lineRule="auto"/>
        <w:ind w:left="390"/>
        <w:jc w:val="both"/>
        <w:rPr>
          <w:rFonts w:ascii="Arial" w:hAnsi="Arial" w:cs="Arial"/>
          <w:sz w:val="24"/>
          <w:szCs w:val="24"/>
        </w:rPr>
      </w:pPr>
    </w:p>
    <w:p w14:paraId="3B8D8E1E" w14:textId="061B16AD" w:rsidR="004D3735" w:rsidRPr="00B16C27" w:rsidRDefault="004D3735" w:rsidP="00B16C27">
      <w:pPr>
        <w:spacing w:line="360" w:lineRule="auto"/>
        <w:ind w:firstLine="390"/>
        <w:jc w:val="both"/>
        <w:rPr>
          <w:rFonts w:ascii="Arial" w:hAnsi="Arial" w:cs="Arial"/>
          <w:sz w:val="24"/>
          <w:szCs w:val="24"/>
        </w:rPr>
      </w:pPr>
      <w:r w:rsidRPr="00B16C27">
        <w:rPr>
          <w:rFonts w:ascii="Arial" w:hAnsi="Arial" w:cs="Arial"/>
          <w:sz w:val="24"/>
          <w:szCs w:val="24"/>
        </w:rPr>
        <w:t>A análise comparativa entre o Norte Pioneiro do Paraná e</w:t>
      </w:r>
      <w:r w:rsidR="00E1575F" w:rsidRPr="00B16C27">
        <w:rPr>
          <w:rFonts w:ascii="Arial" w:hAnsi="Arial" w:cs="Arial"/>
          <w:sz w:val="24"/>
          <w:szCs w:val="24"/>
        </w:rPr>
        <w:t xml:space="preserve"> </w:t>
      </w:r>
      <w:r w:rsidRPr="00B16C27">
        <w:rPr>
          <w:rFonts w:ascii="Arial" w:hAnsi="Arial" w:cs="Arial"/>
          <w:sz w:val="24"/>
          <w:szCs w:val="24"/>
        </w:rPr>
        <w:t xml:space="preserve">Minas Gerais demonstrou que fatores edafoclimáticos e genéticos </w:t>
      </w:r>
      <w:ins w:id="385" w:author="Eder da Silva Ramos" w:date="2025-06-10T14:32:00Z">
        <w:r w:rsidR="00A301F8" w:rsidRPr="00B16C27">
          <w:rPr>
            <w:rFonts w:ascii="Arial" w:hAnsi="Arial" w:cs="Arial"/>
            <w:sz w:val="24"/>
            <w:szCs w:val="24"/>
          </w:rPr>
          <w:t xml:space="preserve">resultam </w:t>
        </w:r>
      </w:ins>
      <w:del w:id="386" w:author="Eder da Silva Ramos" w:date="2025-06-10T14:32:00Z">
        <w:r w:rsidRPr="00B16C27" w:rsidDel="00A301F8">
          <w:rPr>
            <w:rFonts w:ascii="Arial" w:hAnsi="Arial" w:cs="Arial"/>
            <w:sz w:val="24"/>
            <w:szCs w:val="24"/>
          </w:rPr>
          <w:delText xml:space="preserve">exercem influência direta sobre a composição química da madeira, resultando </w:delText>
        </w:r>
      </w:del>
      <w:r w:rsidRPr="00B16C27">
        <w:rPr>
          <w:rFonts w:ascii="Arial" w:hAnsi="Arial" w:cs="Arial"/>
          <w:sz w:val="24"/>
          <w:szCs w:val="24"/>
        </w:rPr>
        <w:t>em diferenças significativas nos teores de extrativos entre as regiões.</w:t>
      </w:r>
    </w:p>
    <w:p w14:paraId="40020015" w14:textId="5E470B06" w:rsidR="00F15B2E" w:rsidRPr="00B16C27" w:rsidRDefault="004D3735" w:rsidP="00B16C27">
      <w:pPr>
        <w:spacing w:line="360" w:lineRule="auto"/>
        <w:ind w:firstLine="390"/>
        <w:jc w:val="both"/>
        <w:rPr>
          <w:ins w:id="387" w:author="Eder da Silva Ramos" w:date="2025-05-26T13:43:00Z"/>
          <w:rFonts w:ascii="Arial" w:hAnsi="Arial" w:cs="Arial"/>
          <w:sz w:val="24"/>
          <w:szCs w:val="24"/>
        </w:rPr>
      </w:pPr>
      <w:del w:id="388" w:author="Eder da Silva Ramos" w:date="2025-05-26T13:43:00Z">
        <w:r w:rsidRPr="00B16C27" w:rsidDel="004B442F">
          <w:rPr>
            <w:rFonts w:ascii="Arial" w:hAnsi="Arial" w:cs="Arial"/>
            <w:sz w:val="24"/>
            <w:szCs w:val="24"/>
          </w:rPr>
          <w:delText xml:space="preserve">A madeira oriunda do Norte Pioneiro do Paraná apresentou menor concentração de extrativos totais, favorecendo uma performance industrial mais estável, com menor incidência de pitch, maior eficiência no branqueamento e redução no consumo de produtos químicos e água. </w:delText>
        </w:r>
      </w:del>
      <w:ins w:id="389" w:author="." w:date="2025-05-22T16:11:00Z">
        <w:r w:rsidR="00F15B2E" w:rsidRPr="00B16C27">
          <w:rPr>
            <w:rFonts w:ascii="Arial" w:hAnsi="Arial" w:cs="Arial"/>
            <w:sz w:val="24"/>
            <w:szCs w:val="24"/>
          </w:rPr>
          <w:t>Tem como quantificar quanto?</w:t>
        </w:r>
      </w:ins>
      <w:ins w:id="390" w:author="Eder da Silva Ramos" w:date="2025-05-26T13:43:00Z">
        <w:r w:rsidR="004B442F" w:rsidRPr="00B16C27">
          <w:rPr>
            <w:rFonts w:ascii="Arial" w:hAnsi="Arial" w:cs="Arial"/>
            <w:sz w:val="24"/>
            <w:szCs w:val="24"/>
          </w:rPr>
          <w:t xml:space="preserve"> </w:t>
        </w:r>
      </w:ins>
    </w:p>
    <w:p w14:paraId="18F24867" w14:textId="491F6089" w:rsidR="00D04917" w:rsidRPr="00B16C27" w:rsidRDefault="0043710A" w:rsidP="00B16C27">
      <w:pPr>
        <w:spacing w:line="360" w:lineRule="auto"/>
        <w:ind w:firstLine="390"/>
        <w:jc w:val="both"/>
        <w:rPr>
          <w:rFonts w:ascii="Arial" w:hAnsi="Arial" w:cs="Arial"/>
          <w:sz w:val="24"/>
          <w:szCs w:val="24"/>
        </w:rPr>
      </w:pPr>
      <w:ins w:id="391" w:author="Eder da Silva Ramos" w:date="2025-05-26T13:43:00Z">
        <w:r w:rsidRPr="00B16C27">
          <w:rPr>
            <w:rFonts w:ascii="Arial" w:hAnsi="Arial" w:cs="Arial"/>
            <w:sz w:val="24"/>
            <w:szCs w:val="24"/>
          </w:rPr>
          <w:t>A madeira oriunda do Norte Pioneiro do Paraná apresentou menores teores de extrativos, com média de 0,20%, contra 0,25% em Minas Gerais</w:t>
        </w:r>
      </w:ins>
      <w:ins w:id="392" w:author="Eder da Silva Ramos" w:date="2025-06-10T14:33:00Z">
        <w:r w:rsidR="00A301F8" w:rsidRPr="00B16C27">
          <w:rPr>
            <w:rFonts w:ascii="Arial" w:hAnsi="Arial" w:cs="Arial"/>
            <w:sz w:val="24"/>
            <w:szCs w:val="24"/>
          </w:rPr>
          <w:t xml:space="preserve">, </w:t>
        </w:r>
      </w:ins>
      <w:ins w:id="393" w:author="Eder da Silva Ramos" w:date="2025-06-09T16:43:00Z">
        <w:r w:rsidR="00D04917" w:rsidRPr="00B16C27">
          <w:rPr>
            <w:rFonts w:ascii="Arial" w:hAnsi="Arial" w:cs="Arial"/>
            <w:sz w:val="24"/>
            <w:szCs w:val="24"/>
            <w:rPrChange w:id="394" w:author="Eder da Silva Ramos" w:date="2025-06-09T16:43:00Z">
              <w:rPr>
                <w:rFonts w:ascii="Arial" w:hAnsi="Arial" w:cs="Arial"/>
                <w:highlight w:val="yellow"/>
              </w:rPr>
            </w:rPrChange>
          </w:rPr>
          <w:t>i</w:t>
        </w:r>
      </w:ins>
      <w:ins w:id="395" w:author="Eder da Silva Ramos" w:date="2025-06-09T16:42:00Z">
        <w:r w:rsidR="00D04917" w:rsidRPr="00B16C27">
          <w:rPr>
            <w:rFonts w:ascii="Arial" w:hAnsi="Arial" w:cs="Arial"/>
            <w:sz w:val="24"/>
            <w:szCs w:val="24"/>
            <w:rPrChange w:id="396" w:author="Eder da Silva Ramos" w:date="2025-06-09T16:43:00Z">
              <w:rPr>
                <w:rFonts w:ascii="Arial" w:hAnsi="Arial" w:cs="Arial"/>
                <w:highlight w:val="yellow"/>
              </w:rPr>
            </w:rPrChange>
          </w:rPr>
          <w:t>sso torna o Paraná uma opção mais vantajosa para expansão da base florestal</w:t>
        </w:r>
      </w:ins>
      <w:ins w:id="397" w:author="Eder da Silva Ramos" w:date="2025-06-09T16:43:00Z">
        <w:r w:rsidR="00D04917" w:rsidRPr="00B16C27">
          <w:rPr>
            <w:rFonts w:ascii="Arial" w:hAnsi="Arial" w:cs="Arial"/>
            <w:sz w:val="24"/>
            <w:szCs w:val="24"/>
            <w:rPrChange w:id="398" w:author="Eder da Silva Ramos" w:date="2025-06-09T16:43:00Z">
              <w:rPr>
                <w:rFonts w:ascii="Arial" w:hAnsi="Arial" w:cs="Arial"/>
                <w:highlight w:val="yellow"/>
              </w:rPr>
            </w:rPrChange>
          </w:rPr>
          <w:t>.</w:t>
        </w:r>
      </w:ins>
    </w:p>
    <w:p w14:paraId="0B86DEB7" w14:textId="4FA58968" w:rsidR="00ED5ECB" w:rsidRPr="00B16C27" w:rsidRDefault="00ED5ECB" w:rsidP="00B16C27">
      <w:pPr>
        <w:spacing w:line="360" w:lineRule="auto"/>
        <w:ind w:firstLine="390"/>
        <w:jc w:val="both"/>
        <w:rPr>
          <w:ins w:id="399" w:author="Eder da Silva Ramos" w:date="2025-06-10T14:19:00Z"/>
          <w:rFonts w:ascii="Arial" w:hAnsi="Arial" w:cs="Arial"/>
          <w:sz w:val="24"/>
          <w:szCs w:val="24"/>
        </w:rPr>
      </w:pPr>
      <w:ins w:id="400" w:author="Eder da Silva Ramos" w:date="2025-06-10T14:15:00Z">
        <w:r w:rsidRPr="00B16C27">
          <w:rPr>
            <w:rFonts w:ascii="Arial" w:hAnsi="Arial" w:cs="Arial"/>
            <w:sz w:val="24"/>
            <w:szCs w:val="24"/>
          </w:rPr>
          <w:t>A estrutura física e operacional do pátio da Bracell em Lençóis Paulista evidencia o papel estratégico desse setor no controle dos extrativos. A segregação da madeira em pilhas com teor &lt;2% e &gt;2% permite a formação de um mix balanceado, mitigando riscos operacionais</w:t>
        </w:r>
      </w:ins>
      <w:ins w:id="401" w:author="Eder da Silva Ramos" w:date="2025-06-10T14:34:00Z">
        <w:r w:rsidR="00631ED2" w:rsidRPr="00B16C27">
          <w:rPr>
            <w:rFonts w:ascii="Arial" w:hAnsi="Arial" w:cs="Arial"/>
            <w:sz w:val="24"/>
            <w:szCs w:val="24"/>
          </w:rPr>
          <w:t>.</w:t>
        </w:r>
      </w:ins>
    </w:p>
    <w:p w14:paraId="2653A8B7" w14:textId="2C17BD5C" w:rsidR="003B19C7" w:rsidRPr="00B16C27" w:rsidRDefault="003B19C7" w:rsidP="00B16C27">
      <w:pPr>
        <w:spacing w:line="360" w:lineRule="auto"/>
        <w:ind w:firstLine="390"/>
        <w:jc w:val="both"/>
        <w:rPr>
          <w:ins w:id="402" w:author="Eder da Silva Ramos" w:date="2025-06-10T14:15:00Z"/>
          <w:rFonts w:ascii="Arial" w:hAnsi="Arial" w:cs="Arial"/>
          <w:sz w:val="24"/>
          <w:szCs w:val="24"/>
        </w:rPr>
      </w:pPr>
      <w:ins w:id="403" w:author="Eder da Silva Ramos" w:date="2025-06-10T14:19:00Z">
        <w:r w:rsidRPr="00B16C27">
          <w:rPr>
            <w:rFonts w:ascii="Arial" w:hAnsi="Arial" w:cs="Arial"/>
            <w:sz w:val="24"/>
            <w:szCs w:val="24"/>
          </w:rPr>
          <w:t xml:space="preserve">A regra combinada entre pátio e fábrica, </w:t>
        </w:r>
      </w:ins>
      <w:ins w:id="404" w:author="Eder da Silva Ramos" w:date="2025-06-10T14:36:00Z">
        <w:r w:rsidR="00631ED2" w:rsidRPr="00B16C27">
          <w:rPr>
            <w:rFonts w:ascii="Arial" w:hAnsi="Arial" w:cs="Arial"/>
            <w:sz w:val="24"/>
            <w:szCs w:val="24"/>
          </w:rPr>
          <w:t>50% &lt;2%, 30% entre 2–3%, 15% entre 3–4% e 5% &gt;4%</w:t>
        </w:r>
      </w:ins>
      <w:ins w:id="405" w:author="Eder da Silva Ramos" w:date="2025-06-10T14:19:00Z">
        <w:r w:rsidRPr="00B16C27">
          <w:rPr>
            <w:rFonts w:ascii="Arial" w:hAnsi="Arial" w:cs="Arial"/>
            <w:sz w:val="24"/>
            <w:szCs w:val="24"/>
          </w:rPr>
          <w:t xml:space="preserve">, mostrou-se essencial para manter a estabilidade do processo industrial. </w:t>
        </w:r>
      </w:ins>
    </w:p>
    <w:p w14:paraId="0B6E4C3F" w14:textId="3BCDB9D4" w:rsidR="003B19C7" w:rsidRPr="00B16C27" w:rsidRDefault="00910CB7" w:rsidP="00B16C27">
      <w:pPr>
        <w:spacing w:line="360" w:lineRule="auto"/>
        <w:ind w:firstLine="390"/>
        <w:jc w:val="both"/>
        <w:rPr>
          <w:rFonts w:ascii="Arial" w:hAnsi="Arial" w:cs="Arial"/>
          <w:sz w:val="24"/>
          <w:szCs w:val="24"/>
        </w:rPr>
      </w:pPr>
      <w:ins w:id="406" w:author="Eder da Silva Ramos" w:date="2025-06-10T14:47:00Z">
        <w:r w:rsidRPr="00B16C27">
          <w:rPr>
            <w:rFonts w:ascii="Arial" w:hAnsi="Arial" w:cs="Arial"/>
            <w:sz w:val="24"/>
            <w:szCs w:val="24"/>
          </w:rPr>
          <w:t xml:space="preserve">O uso intensivo do rechego interno </w:t>
        </w:r>
      </w:ins>
      <w:ins w:id="407" w:author="Eder da Silva Ramos" w:date="2025-06-12T15:22:00Z">
        <w:r w:rsidR="00C73CBD" w:rsidRPr="00B16C27">
          <w:rPr>
            <w:rFonts w:ascii="Arial" w:hAnsi="Arial" w:cs="Arial"/>
            <w:sz w:val="24"/>
            <w:szCs w:val="24"/>
          </w:rPr>
          <w:t xml:space="preserve">refletiu-se </w:t>
        </w:r>
      </w:ins>
      <w:ins w:id="408" w:author="Eder da Silva Ramos" w:date="2025-06-10T14:26:00Z">
        <w:r w:rsidR="003B19C7" w:rsidRPr="00B16C27">
          <w:rPr>
            <w:rFonts w:ascii="Arial" w:hAnsi="Arial" w:cs="Arial"/>
            <w:sz w:val="24"/>
            <w:szCs w:val="24"/>
          </w:rPr>
          <w:t xml:space="preserve">no aumento do tempo médio de permanência dos caminhões em meses com campanhas de </w:t>
        </w:r>
        <w:proofErr w:type="spellStart"/>
        <w:r w:rsidR="003B19C7" w:rsidRPr="00B16C27">
          <w:rPr>
            <w:rFonts w:ascii="Arial" w:hAnsi="Arial" w:cs="Arial"/>
            <w:i/>
            <w:sz w:val="24"/>
            <w:szCs w:val="24"/>
            <w:rPrChange w:id="409" w:author="Eder da Silva Ramos" w:date="2025-06-12T15:23:00Z">
              <w:rPr/>
            </w:rPrChange>
          </w:rPr>
          <w:t>Dissolving</w:t>
        </w:r>
        <w:proofErr w:type="spellEnd"/>
        <w:r w:rsidR="003B19C7" w:rsidRPr="00B16C27">
          <w:rPr>
            <w:rFonts w:ascii="Arial" w:hAnsi="Arial" w:cs="Arial"/>
            <w:i/>
            <w:sz w:val="24"/>
            <w:szCs w:val="24"/>
            <w:rPrChange w:id="410" w:author="Eder da Silva Ramos" w:date="2025-06-12T15:23:00Z">
              <w:rPr/>
            </w:rPrChange>
          </w:rPr>
          <w:t xml:space="preserve"> </w:t>
        </w:r>
        <w:proofErr w:type="spellStart"/>
        <w:r w:rsidR="003B19C7" w:rsidRPr="00B16C27">
          <w:rPr>
            <w:rFonts w:ascii="Arial" w:hAnsi="Arial" w:cs="Arial"/>
            <w:i/>
            <w:sz w:val="24"/>
            <w:szCs w:val="24"/>
            <w:rPrChange w:id="411" w:author="Eder da Silva Ramos" w:date="2025-06-12T15:23:00Z">
              <w:rPr/>
            </w:rPrChange>
          </w:rPr>
          <w:t>Pulp</w:t>
        </w:r>
        <w:proofErr w:type="spellEnd"/>
        <w:r w:rsidR="003B19C7" w:rsidRPr="00B16C27">
          <w:rPr>
            <w:rFonts w:ascii="Arial" w:hAnsi="Arial" w:cs="Arial"/>
            <w:sz w:val="24"/>
            <w:szCs w:val="24"/>
          </w:rPr>
          <w:t xml:space="preserve">, que demandam maior </w:t>
        </w:r>
      </w:ins>
      <w:ins w:id="412" w:author="Eder da Silva Ramos" w:date="2025-06-12T15:50:00Z">
        <w:r w:rsidR="00631A06" w:rsidRPr="00B16C27">
          <w:rPr>
            <w:rFonts w:ascii="Arial" w:hAnsi="Arial" w:cs="Arial"/>
            <w:sz w:val="24"/>
            <w:szCs w:val="24"/>
          </w:rPr>
          <w:t>controle de</w:t>
        </w:r>
      </w:ins>
      <w:ins w:id="413" w:author="Eder da Silva Ramos" w:date="2025-06-12T15:23:00Z">
        <w:r w:rsidR="00C73CBD" w:rsidRPr="00B16C27">
          <w:rPr>
            <w:rFonts w:ascii="Arial" w:hAnsi="Arial" w:cs="Arial"/>
            <w:sz w:val="24"/>
            <w:szCs w:val="24"/>
          </w:rPr>
          <w:t xml:space="preserve"> extrativos</w:t>
        </w:r>
      </w:ins>
      <w:ins w:id="414" w:author="Eder da Silva Ramos" w:date="2025-06-10T14:26:00Z">
        <w:r w:rsidR="003B19C7" w:rsidRPr="00B16C27">
          <w:rPr>
            <w:rFonts w:ascii="Arial" w:hAnsi="Arial" w:cs="Arial"/>
            <w:sz w:val="24"/>
            <w:szCs w:val="24"/>
          </w:rPr>
          <w:t>. Além disso, representou um custo adicional estimado em R$ 800.000,00 por mês, com impacto médio de R$ 0,80/m³ no custo operacional</w:t>
        </w:r>
      </w:ins>
      <w:ins w:id="415" w:author="Eder da Silva Ramos" w:date="2025-06-10T14:47:00Z">
        <w:r w:rsidRPr="00B16C27">
          <w:rPr>
            <w:rFonts w:ascii="Arial" w:hAnsi="Arial" w:cs="Arial"/>
            <w:sz w:val="24"/>
            <w:szCs w:val="24"/>
          </w:rPr>
          <w:t>.</w:t>
        </w:r>
      </w:ins>
    </w:p>
    <w:p w14:paraId="7500DA23" w14:textId="77777777" w:rsidR="00D93B46" w:rsidRPr="00B16C27" w:rsidRDefault="00D93B46" w:rsidP="00D93B46">
      <w:pPr>
        <w:spacing w:line="360" w:lineRule="auto"/>
        <w:ind w:firstLine="390"/>
        <w:jc w:val="both"/>
        <w:rPr>
          <w:ins w:id="416" w:author="Eder da Silva Ramos" w:date="2025-06-12T15:49:00Z"/>
          <w:rFonts w:ascii="Arial" w:hAnsi="Arial" w:cs="Arial"/>
          <w:sz w:val="24"/>
          <w:szCs w:val="24"/>
          <w:rPrChange w:id="417" w:author="Eder da Silva Ramos" w:date="2025-06-12T15:30:00Z">
            <w:rPr>
              <w:ins w:id="418" w:author="Eder da Silva Ramos" w:date="2025-06-12T15:49:00Z"/>
            </w:rPr>
          </w:rPrChange>
        </w:rPr>
      </w:pPr>
      <w:ins w:id="419" w:author="Eder da Silva Ramos" w:date="2025-06-12T15:49:00Z">
        <w:r w:rsidRPr="00B16C27">
          <w:rPr>
            <w:rFonts w:ascii="Arial" w:hAnsi="Arial" w:cs="Arial"/>
            <w:sz w:val="24"/>
            <w:szCs w:val="24"/>
            <w:rPrChange w:id="420" w:author="Eder da Silva Ramos" w:date="2025-06-12T15:30:00Z">
              <w:rPr/>
            </w:rPrChange>
          </w:rPr>
          <w:t>Meses com predominância de madeira abaixo de 2% de extrativos apresentaram índices superiores a 90% de celulose Extra Prime, enquanto março e abril de 2025, com maior volume acima de 3%, registraram pior desempenho.</w:t>
        </w:r>
      </w:ins>
    </w:p>
    <w:p w14:paraId="3CBD6A2D" w14:textId="77777777" w:rsidR="00D93B46" w:rsidRPr="00B16C27" w:rsidRDefault="00D93B46" w:rsidP="00D93B46">
      <w:pPr>
        <w:spacing w:line="360" w:lineRule="auto"/>
        <w:ind w:firstLine="390"/>
        <w:jc w:val="both"/>
        <w:rPr>
          <w:ins w:id="421" w:author="Eder da Silva Ramos" w:date="2025-06-12T15:49:00Z"/>
          <w:rFonts w:ascii="Arial" w:hAnsi="Arial" w:cs="Arial"/>
          <w:sz w:val="24"/>
          <w:szCs w:val="24"/>
          <w:rPrChange w:id="422" w:author="Eder da Silva Ramos" w:date="2025-06-12T15:30:00Z">
            <w:rPr>
              <w:ins w:id="423" w:author="Eder da Silva Ramos" w:date="2025-06-12T15:49:00Z"/>
            </w:rPr>
          </w:rPrChange>
        </w:rPr>
      </w:pPr>
      <w:ins w:id="424" w:author="Eder da Silva Ramos" w:date="2025-06-12T15:49:00Z">
        <w:r w:rsidRPr="00B16C27">
          <w:rPr>
            <w:rFonts w:ascii="Arial" w:hAnsi="Arial" w:cs="Arial"/>
            <w:sz w:val="24"/>
            <w:szCs w:val="24"/>
            <w:rPrChange w:id="425" w:author="Eder da Silva Ramos" w:date="2025-06-12T15:30:00Z">
              <w:rPr/>
            </w:rPrChange>
          </w:rPr>
          <w:t>Industrialmente, os efeitos elevada presença de extrativos se traduzem em perdas mensais de até 7.942 t (</w:t>
        </w:r>
        <w:proofErr w:type="spellStart"/>
        <w:r w:rsidRPr="00B16C27">
          <w:rPr>
            <w:rFonts w:ascii="Arial" w:hAnsi="Arial" w:cs="Arial"/>
            <w:sz w:val="24"/>
            <w:szCs w:val="24"/>
            <w:rPrChange w:id="426" w:author="Eder da Silva Ramos" w:date="2025-06-12T15:30:00Z">
              <w:rPr/>
            </w:rPrChange>
          </w:rPr>
          <w:t>jun</w:t>
        </w:r>
        <w:proofErr w:type="spellEnd"/>
        <w:r w:rsidRPr="00B16C27">
          <w:rPr>
            <w:rFonts w:ascii="Arial" w:hAnsi="Arial" w:cs="Arial"/>
            <w:sz w:val="24"/>
            <w:szCs w:val="24"/>
            <w:rPrChange w:id="427" w:author="Eder da Silva Ramos" w:date="2025-06-12T15:30:00Z">
              <w:rPr/>
            </w:rPrChange>
          </w:rPr>
          <w:t xml:space="preserve">/24) por incrustações de pitch, totalizando 12.993 t entre </w:t>
        </w:r>
        <w:proofErr w:type="spellStart"/>
        <w:r w:rsidRPr="00B16C27">
          <w:rPr>
            <w:rFonts w:ascii="Arial" w:hAnsi="Arial" w:cs="Arial"/>
            <w:sz w:val="24"/>
            <w:szCs w:val="24"/>
            <w:rPrChange w:id="428" w:author="Eder da Silva Ramos" w:date="2025-06-12T15:30:00Z">
              <w:rPr/>
            </w:rPrChange>
          </w:rPr>
          <w:t>jun</w:t>
        </w:r>
        <w:proofErr w:type="spellEnd"/>
        <w:r w:rsidRPr="00B16C27">
          <w:rPr>
            <w:rFonts w:ascii="Arial" w:hAnsi="Arial" w:cs="Arial"/>
            <w:sz w:val="24"/>
            <w:szCs w:val="24"/>
            <w:rPrChange w:id="429" w:author="Eder da Silva Ramos" w:date="2025-06-12T15:30:00Z">
              <w:rPr/>
            </w:rPrChange>
          </w:rPr>
          <w:t xml:space="preserve">/24 e </w:t>
        </w:r>
        <w:proofErr w:type="spellStart"/>
        <w:r w:rsidRPr="00B16C27">
          <w:rPr>
            <w:rFonts w:ascii="Arial" w:hAnsi="Arial" w:cs="Arial"/>
            <w:sz w:val="24"/>
            <w:szCs w:val="24"/>
            <w:rPrChange w:id="430" w:author="Eder da Silva Ramos" w:date="2025-06-12T15:30:00Z">
              <w:rPr/>
            </w:rPrChange>
          </w:rPr>
          <w:t>jan</w:t>
        </w:r>
        <w:proofErr w:type="spellEnd"/>
        <w:r w:rsidRPr="00B16C27">
          <w:rPr>
            <w:rFonts w:ascii="Arial" w:hAnsi="Arial" w:cs="Arial"/>
            <w:sz w:val="24"/>
            <w:szCs w:val="24"/>
            <w:rPrChange w:id="431" w:author="Eder da Silva Ramos" w:date="2025-06-12T15:30:00Z">
              <w:rPr/>
            </w:rPrChange>
          </w:rPr>
          <w:t xml:space="preserve">/25, e no aumento de R$ 5,79/t no custo com insumos químicos I t com talco, dispersantes e aditivos para controle de pitch), somando R$ 11,89/t. </w:t>
        </w:r>
      </w:ins>
    </w:p>
    <w:p w14:paraId="499F04C2" w14:textId="77777777" w:rsidR="00D93B46" w:rsidRPr="00B16C27" w:rsidRDefault="00D93B46" w:rsidP="00D93B46">
      <w:pPr>
        <w:spacing w:line="360" w:lineRule="auto"/>
        <w:ind w:firstLine="390"/>
        <w:jc w:val="both"/>
        <w:rPr>
          <w:ins w:id="432" w:author="Eder da Silva Ramos" w:date="2025-06-12T15:49:00Z"/>
          <w:rFonts w:ascii="Arial" w:hAnsi="Arial" w:cs="Arial"/>
          <w:sz w:val="24"/>
          <w:szCs w:val="24"/>
        </w:rPr>
      </w:pPr>
      <w:ins w:id="433" w:author="Eder da Silva Ramos" w:date="2025-06-12T15:49:00Z">
        <w:r w:rsidRPr="00B16C27">
          <w:rPr>
            <w:rFonts w:ascii="Arial" w:hAnsi="Arial" w:cs="Arial"/>
            <w:sz w:val="24"/>
            <w:szCs w:val="24"/>
          </w:rPr>
          <w:t>Perdas de produção causadas por incrustações de pitch somaram 12.993 toneladas entre junho/24 e janeiro/25, com destaque para junho, que registrou 7.942 toneladas perdidas.</w:t>
        </w:r>
      </w:ins>
    </w:p>
    <w:p w14:paraId="5AA241CB" w14:textId="28B78211" w:rsidR="009B3A68" w:rsidRPr="00B16C27" w:rsidRDefault="009B3A68" w:rsidP="00B16C27">
      <w:pPr>
        <w:spacing w:line="360" w:lineRule="auto"/>
        <w:ind w:firstLine="390"/>
        <w:jc w:val="both"/>
        <w:rPr>
          <w:rFonts w:ascii="Arial" w:hAnsi="Arial" w:cs="Arial"/>
          <w:sz w:val="24"/>
          <w:szCs w:val="24"/>
        </w:rPr>
      </w:pPr>
      <w:ins w:id="434" w:author="." w:date="2025-05-29T16:11:00Z">
        <w:r w:rsidRPr="00B16C27">
          <w:rPr>
            <w:rFonts w:ascii="Arial" w:hAnsi="Arial" w:cs="Arial"/>
            <w:sz w:val="24"/>
            <w:szCs w:val="24"/>
          </w:rPr>
          <w:t>Se conseguir aquelas informações financeiras fazemos aqui uma conclusão tamb</w:t>
        </w:r>
      </w:ins>
      <w:ins w:id="435" w:author="." w:date="2025-05-29T16:12:00Z">
        <w:r w:rsidRPr="00B16C27">
          <w:rPr>
            <w:rFonts w:ascii="Arial" w:hAnsi="Arial" w:cs="Arial"/>
            <w:sz w:val="24"/>
            <w:szCs w:val="24"/>
          </w:rPr>
          <w:t>ém.</w:t>
        </w:r>
      </w:ins>
      <w:ins w:id="436" w:author="Eder da Silva Ramos" w:date="2025-06-12T15:49:00Z">
        <w:r w:rsidR="00D93B46">
          <w:rPr>
            <w:rFonts w:ascii="Arial" w:hAnsi="Arial" w:cs="Arial"/>
            <w:sz w:val="24"/>
            <w:szCs w:val="24"/>
          </w:rPr>
          <w:t xml:space="preserve"> Segue </w:t>
        </w:r>
      </w:ins>
      <w:ins w:id="437" w:author="Eder da Silva Ramos" w:date="2025-06-12T15:50:00Z">
        <w:r w:rsidR="00D93B46">
          <w:rPr>
            <w:rFonts w:ascii="Arial" w:hAnsi="Arial" w:cs="Arial"/>
            <w:sz w:val="24"/>
            <w:szCs w:val="24"/>
          </w:rPr>
          <w:t>abaixo:</w:t>
        </w:r>
      </w:ins>
    </w:p>
    <w:p w14:paraId="1445AA30" w14:textId="77777777" w:rsidR="000F3C15" w:rsidRPr="00B16C27" w:rsidRDefault="000F3C15" w:rsidP="00B16C27">
      <w:pPr>
        <w:spacing w:line="360" w:lineRule="auto"/>
        <w:ind w:firstLine="390"/>
        <w:jc w:val="both"/>
        <w:rPr>
          <w:ins w:id="438" w:author="Eder da Silva Ramos" w:date="2025-06-12T15:34:00Z"/>
          <w:rFonts w:ascii="Arial" w:hAnsi="Arial" w:cs="Arial"/>
          <w:sz w:val="24"/>
          <w:szCs w:val="24"/>
        </w:rPr>
      </w:pPr>
      <w:ins w:id="439" w:author="Eder da Silva Ramos" w:date="2025-06-12T15:34:00Z">
        <w:r w:rsidRPr="00B16C27">
          <w:rPr>
            <w:rFonts w:ascii="Arial" w:hAnsi="Arial" w:cs="Arial"/>
            <w:sz w:val="24"/>
            <w:szCs w:val="24"/>
          </w:rPr>
          <w:t xml:space="preserve">Comercialmente, a desclassificação da celulose de "extra prime" para "off grade", motivada por contaminações visuais como pitch, pode resultar em perda de até </w:t>
        </w:r>
        <w:r w:rsidRPr="00B16C27">
          <w:rPr>
            <w:rFonts w:ascii="Arial" w:hAnsi="Arial" w:cs="Arial"/>
            <w:bCs/>
            <w:sz w:val="24"/>
            <w:szCs w:val="24"/>
          </w:rPr>
          <w:t>US$ 463,90 por tonelada</w:t>
        </w:r>
        <w:r w:rsidRPr="00B16C27">
          <w:rPr>
            <w:rFonts w:ascii="Arial" w:hAnsi="Arial" w:cs="Arial"/>
            <w:sz w:val="24"/>
            <w:szCs w:val="24"/>
          </w:rPr>
          <w:t xml:space="preserve">, considerando o preço de referência e os descontos médios praticados no mercado. </w:t>
        </w:r>
      </w:ins>
    </w:p>
    <w:p w14:paraId="1481B9AF" w14:textId="77777777" w:rsidR="000F3C15" w:rsidRDefault="000F3C15" w:rsidP="00631A06">
      <w:pPr>
        <w:spacing w:line="360" w:lineRule="auto"/>
        <w:ind w:firstLine="390"/>
        <w:jc w:val="both"/>
        <w:rPr>
          <w:ins w:id="440" w:author="Eder da Silva Ramos" w:date="2025-05-26T13:47:00Z"/>
          <w:rFonts w:ascii="Arial" w:hAnsi="Arial" w:cs="Arial"/>
          <w:sz w:val="24"/>
          <w:szCs w:val="24"/>
        </w:rPr>
      </w:pPr>
    </w:p>
    <w:p w14:paraId="5358FB02" w14:textId="149D8E6D" w:rsidR="00325EA6" w:rsidRPr="00582F36" w:rsidRDefault="00325EA6" w:rsidP="00855D6A">
      <w:pPr>
        <w:pStyle w:val="PargrafodaLista"/>
        <w:numPr>
          <w:ilvl w:val="0"/>
          <w:numId w:val="19"/>
        </w:numPr>
        <w:spacing w:line="360" w:lineRule="auto"/>
        <w:jc w:val="both"/>
        <w:rPr>
          <w:rFonts w:ascii="Arial" w:hAnsi="Arial" w:cs="Arial"/>
          <w:b/>
          <w:sz w:val="24"/>
          <w:szCs w:val="24"/>
        </w:rPr>
      </w:pPr>
      <w:r w:rsidRPr="00582F36">
        <w:rPr>
          <w:rFonts w:ascii="Arial" w:hAnsi="Arial" w:cs="Arial"/>
          <w:b/>
          <w:sz w:val="24"/>
          <w:szCs w:val="24"/>
        </w:rPr>
        <w:t>Considerações Finais</w:t>
      </w:r>
    </w:p>
    <w:p w14:paraId="72D7AF43" w14:textId="059F825E" w:rsidR="00F15B2E" w:rsidRDefault="006432B1" w:rsidP="00C65BA2">
      <w:pPr>
        <w:spacing w:line="360" w:lineRule="auto"/>
        <w:ind w:firstLine="390"/>
        <w:jc w:val="both"/>
        <w:rPr>
          <w:rFonts w:ascii="Arial" w:hAnsi="Arial" w:cs="Arial"/>
          <w:sz w:val="24"/>
          <w:szCs w:val="24"/>
        </w:rPr>
      </w:pPr>
      <w:r w:rsidRPr="00E02988">
        <w:rPr>
          <w:rFonts w:ascii="Arial" w:hAnsi="Arial" w:cs="Arial"/>
          <w:sz w:val="24"/>
          <w:szCs w:val="24"/>
        </w:rPr>
        <w:t xml:space="preserve">A Bracell, pode utilizar os resultados deste estudo como base técnica para decisões estratégicas, especialmente na expansão de sua base florestal. </w:t>
      </w:r>
    </w:p>
    <w:p w14:paraId="4C0713BD" w14:textId="6973F88A" w:rsidR="00325EA6" w:rsidRDefault="006432B1" w:rsidP="00C65BA2">
      <w:pPr>
        <w:spacing w:line="360" w:lineRule="auto"/>
        <w:ind w:firstLine="390"/>
        <w:jc w:val="both"/>
        <w:rPr>
          <w:rFonts w:ascii="Arial" w:hAnsi="Arial" w:cs="Arial"/>
          <w:sz w:val="24"/>
          <w:szCs w:val="24"/>
        </w:rPr>
      </w:pPr>
      <w:r w:rsidRPr="00E02988">
        <w:rPr>
          <w:rFonts w:ascii="Arial" w:hAnsi="Arial" w:cs="Arial"/>
          <w:sz w:val="24"/>
          <w:szCs w:val="24"/>
        </w:rPr>
        <w:t xml:space="preserve">A escolha entre terras ou florestas formadas no Paraná ou em Minas Gerais deve considerar, </w:t>
      </w:r>
      <w:r w:rsidR="00E6382D" w:rsidRPr="00E02988">
        <w:rPr>
          <w:rFonts w:ascii="Arial" w:hAnsi="Arial" w:cs="Arial"/>
          <w:sz w:val="24"/>
          <w:szCs w:val="24"/>
        </w:rPr>
        <w:t>além dos custos</w:t>
      </w:r>
      <w:r w:rsidRPr="00E02988">
        <w:rPr>
          <w:rFonts w:ascii="Arial" w:hAnsi="Arial" w:cs="Arial"/>
          <w:sz w:val="24"/>
          <w:szCs w:val="24"/>
        </w:rPr>
        <w:t xml:space="preserve"> de aquisição</w:t>
      </w:r>
      <w:r w:rsidR="00F465E5">
        <w:rPr>
          <w:rFonts w:ascii="Arial" w:hAnsi="Arial" w:cs="Arial"/>
          <w:sz w:val="24"/>
          <w:szCs w:val="24"/>
        </w:rPr>
        <w:t>, plantio, colheita, transporte</w:t>
      </w:r>
      <w:r w:rsidRPr="00E02988">
        <w:rPr>
          <w:rFonts w:ascii="Arial" w:hAnsi="Arial" w:cs="Arial"/>
          <w:sz w:val="24"/>
          <w:szCs w:val="24"/>
        </w:rPr>
        <w:t xml:space="preserve">, os custos ocultos ligados à qualidade da madeira e às exigências industriais. </w:t>
      </w:r>
    </w:p>
    <w:p w14:paraId="36DD18B9" w14:textId="153D49AA" w:rsidR="006432B1" w:rsidRPr="00E02988" w:rsidRDefault="006432B1" w:rsidP="00C65BA2">
      <w:pPr>
        <w:spacing w:line="360" w:lineRule="auto"/>
        <w:ind w:firstLine="390"/>
        <w:jc w:val="both"/>
        <w:rPr>
          <w:rFonts w:ascii="Arial" w:hAnsi="Arial" w:cs="Arial"/>
          <w:sz w:val="24"/>
          <w:szCs w:val="24"/>
        </w:rPr>
      </w:pPr>
      <w:r w:rsidRPr="00E02988">
        <w:rPr>
          <w:rFonts w:ascii="Arial" w:hAnsi="Arial" w:cs="Arial"/>
          <w:sz w:val="24"/>
          <w:szCs w:val="24"/>
        </w:rPr>
        <w:t>Regiões com menor teor de extrativos, como o Paraná, tendem a reduzir o</w:t>
      </w:r>
      <w:r w:rsidR="00AF5B43">
        <w:rPr>
          <w:rFonts w:ascii="Arial" w:hAnsi="Arial" w:cs="Arial"/>
          <w:sz w:val="24"/>
          <w:szCs w:val="24"/>
        </w:rPr>
        <w:t xml:space="preserve"> giro de pátio, custos logísticos,</w:t>
      </w:r>
      <w:r w:rsidRPr="00E02988">
        <w:rPr>
          <w:rFonts w:ascii="Arial" w:hAnsi="Arial" w:cs="Arial"/>
          <w:sz w:val="24"/>
          <w:szCs w:val="24"/>
        </w:rPr>
        <w:t xml:space="preserve"> consumo de água, aditivos, manutenção e instabilidades no processo fabril, resultando em menor custo operacional.</w:t>
      </w:r>
    </w:p>
    <w:p w14:paraId="02DF7FB8" w14:textId="444D023E" w:rsidR="00582F36" w:rsidRDefault="004D3735" w:rsidP="005563F5">
      <w:pPr>
        <w:spacing w:line="360" w:lineRule="auto"/>
        <w:ind w:firstLine="390"/>
        <w:jc w:val="both"/>
        <w:rPr>
          <w:rFonts w:ascii="Arial" w:hAnsi="Arial" w:cs="Arial"/>
          <w:sz w:val="24"/>
          <w:szCs w:val="24"/>
        </w:rPr>
      </w:pPr>
      <w:r w:rsidRPr="00E02988">
        <w:rPr>
          <w:rFonts w:ascii="Arial" w:hAnsi="Arial" w:cs="Arial"/>
          <w:sz w:val="24"/>
          <w:szCs w:val="24"/>
        </w:rPr>
        <w:t>A correta gestão d</w:t>
      </w:r>
      <w:r w:rsidR="006432B1" w:rsidRPr="00E02988">
        <w:rPr>
          <w:rFonts w:ascii="Arial" w:hAnsi="Arial" w:cs="Arial"/>
          <w:sz w:val="24"/>
          <w:szCs w:val="24"/>
        </w:rPr>
        <w:t>o mix d</w:t>
      </w:r>
      <w:r w:rsidRPr="00E02988">
        <w:rPr>
          <w:rFonts w:ascii="Arial" w:hAnsi="Arial" w:cs="Arial"/>
          <w:sz w:val="24"/>
          <w:szCs w:val="24"/>
        </w:rPr>
        <w:t>e madeira com alto teor de extrativos pode mitigar riscos industriais, evitando impactos diretos sobre a produtividade e a qualidade do produto final.</w:t>
      </w:r>
    </w:p>
    <w:p w14:paraId="1B5F5AF7" w14:textId="33F80A70" w:rsidR="00715AC4" w:rsidRPr="00582F36" w:rsidRDefault="003F3927" w:rsidP="00582F36">
      <w:pPr>
        <w:spacing w:line="360" w:lineRule="auto"/>
        <w:jc w:val="both"/>
        <w:outlineLvl w:val="0"/>
        <w:rPr>
          <w:rFonts w:ascii="Arial" w:hAnsi="Arial" w:cs="Arial"/>
          <w:b/>
          <w:sz w:val="24"/>
          <w:szCs w:val="24"/>
        </w:rPr>
      </w:pPr>
      <w:bookmarkStart w:id="441" w:name="_Toc198650765"/>
      <w:bookmarkStart w:id="442" w:name="_Toc199861697"/>
      <w:bookmarkStart w:id="443" w:name="_Hlk198719549"/>
      <w:r>
        <w:rPr>
          <w:rFonts w:ascii="Arial" w:hAnsi="Arial" w:cs="Arial"/>
          <w:b/>
          <w:sz w:val="24"/>
          <w:szCs w:val="24"/>
        </w:rPr>
        <w:t xml:space="preserve">7. </w:t>
      </w:r>
      <w:r w:rsidR="00715AC4" w:rsidRPr="00582F36">
        <w:rPr>
          <w:rFonts w:ascii="Arial" w:hAnsi="Arial" w:cs="Arial"/>
          <w:b/>
          <w:sz w:val="24"/>
          <w:szCs w:val="24"/>
        </w:rPr>
        <w:t>Recomendações Estratégicas</w:t>
      </w:r>
      <w:bookmarkEnd w:id="441"/>
      <w:bookmarkEnd w:id="442"/>
    </w:p>
    <w:p w14:paraId="34318468" w14:textId="595BE99A" w:rsidR="00715AC4" w:rsidRPr="00E02988" w:rsidRDefault="00715AC4" w:rsidP="00E6382D">
      <w:pPr>
        <w:spacing w:line="360" w:lineRule="auto"/>
        <w:ind w:firstLine="360"/>
        <w:jc w:val="both"/>
        <w:rPr>
          <w:rFonts w:ascii="Arial" w:hAnsi="Arial" w:cs="Arial"/>
          <w:sz w:val="24"/>
          <w:szCs w:val="24"/>
        </w:rPr>
      </w:pPr>
      <w:r w:rsidRPr="00E02988">
        <w:rPr>
          <w:rFonts w:ascii="Arial" w:hAnsi="Arial" w:cs="Arial"/>
          <w:sz w:val="24"/>
          <w:szCs w:val="24"/>
        </w:rPr>
        <w:t xml:space="preserve">Com base na análise comparativa entre o Norte Pioneiro do Paraná </w:t>
      </w:r>
      <w:r w:rsidR="005563F5" w:rsidRPr="00E02988">
        <w:rPr>
          <w:rFonts w:ascii="Arial" w:hAnsi="Arial" w:cs="Arial"/>
          <w:sz w:val="24"/>
          <w:szCs w:val="24"/>
        </w:rPr>
        <w:t>e Minas</w:t>
      </w:r>
      <w:r w:rsidRPr="00E02988">
        <w:rPr>
          <w:rFonts w:ascii="Arial" w:hAnsi="Arial" w:cs="Arial"/>
          <w:sz w:val="24"/>
          <w:szCs w:val="24"/>
        </w:rPr>
        <w:t xml:space="preserve"> Gerais, bem como na avaliação dos impactos dos extrativos da madeira no processo industrial, apresentam-se a seguir recomendações estratégicas voltadas à Bracell:</w:t>
      </w:r>
    </w:p>
    <w:p w14:paraId="6AB158FA" w14:textId="77777777" w:rsidR="00E97FCA" w:rsidRPr="00E02988" w:rsidRDefault="00715AC4" w:rsidP="00855D6A">
      <w:pPr>
        <w:pStyle w:val="PargrafodaLista"/>
        <w:numPr>
          <w:ilvl w:val="0"/>
          <w:numId w:val="17"/>
        </w:numPr>
        <w:spacing w:line="360" w:lineRule="auto"/>
        <w:jc w:val="both"/>
        <w:rPr>
          <w:rFonts w:ascii="Arial" w:hAnsi="Arial" w:cs="Arial"/>
          <w:bCs/>
          <w:sz w:val="24"/>
          <w:szCs w:val="24"/>
        </w:rPr>
      </w:pPr>
      <w:r w:rsidRPr="00E02988">
        <w:rPr>
          <w:rFonts w:ascii="Arial" w:hAnsi="Arial" w:cs="Arial"/>
          <w:bCs/>
          <w:sz w:val="24"/>
          <w:szCs w:val="24"/>
        </w:rPr>
        <w:t>Priorizar a aquisição de florestas e terras no Norte Pioneiro do Paraná</w:t>
      </w:r>
      <w:r w:rsidR="00E97FCA" w:rsidRPr="00E02988">
        <w:rPr>
          <w:rFonts w:ascii="Arial" w:hAnsi="Arial" w:cs="Arial"/>
          <w:bCs/>
          <w:sz w:val="24"/>
          <w:szCs w:val="24"/>
        </w:rPr>
        <w:t>;</w:t>
      </w:r>
    </w:p>
    <w:p w14:paraId="30AF6ECD" w14:textId="3C9E759F" w:rsidR="00E97FCA" w:rsidRPr="00E02988" w:rsidRDefault="00715AC4" w:rsidP="00855D6A">
      <w:pPr>
        <w:pStyle w:val="PargrafodaLista"/>
        <w:numPr>
          <w:ilvl w:val="0"/>
          <w:numId w:val="17"/>
        </w:numPr>
        <w:spacing w:line="360" w:lineRule="auto"/>
        <w:jc w:val="both"/>
        <w:rPr>
          <w:rFonts w:ascii="Arial" w:hAnsi="Arial" w:cs="Arial"/>
          <w:bCs/>
          <w:sz w:val="24"/>
          <w:szCs w:val="24"/>
        </w:rPr>
      </w:pPr>
      <w:r w:rsidRPr="00E02988">
        <w:rPr>
          <w:rFonts w:ascii="Arial" w:hAnsi="Arial" w:cs="Arial"/>
          <w:bCs/>
          <w:sz w:val="24"/>
          <w:szCs w:val="24"/>
        </w:rPr>
        <w:t>Considerar Minas Gerais como região complementar, não prioritária</w:t>
      </w:r>
      <w:r w:rsidR="00E97FCA" w:rsidRPr="00E02988">
        <w:rPr>
          <w:rFonts w:ascii="Arial" w:hAnsi="Arial" w:cs="Arial"/>
          <w:bCs/>
          <w:sz w:val="24"/>
          <w:szCs w:val="24"/>
        </w:rPr>
        <w:t>;</w:t>
      </w:r>
    </w:p>
    <w:p w14:paraId="182E56F3" w14:textId="69EDC51F" w:rsidR="005F2ECB" w:rsidRPr="00E46CCE" w:rsidRDefault="00715AC4" w:rsidP="00542A0E">
      <w:pPr>
        <w:pStyle w:val="PargrafodaLista"/>
        <w:numPr>
          <w:ilvl w:val="0"/>
          <w:numId w:val="17"/>
        </w:numPr>
        <w:spacing w:line="360" w:lineRule="auto"/>
        <w:jc w:val="both"/>
        <w:rPr>
          <w:rFonts w:ascii="Arial" w:hAnsi="Arial" w:cs="Arial"/>
          <w:bCs/>
          <w:sz w:val="24"/>
          <w:szCs w:val="24"/>
        </w:rPr>
      </w:pPr>
      <w:r w:rsidRPr="00E46CCE">
        <w:rPr>
          <w:rFonts w:ascii="Arial" w:hAnsi="Arial" w:cs="Arial"/>
          <w:bCs/>
          <w:sz w:val="24"/>
          <w:szCs w:val="24"/>
        </w:rPr>
        <w:t>Reforçar a inteligência florestal e o mapeamento químico da madeira por região</w:t>
      </w:r>
      <w:r w:rsidR="00E6382D" w:rsidRPr="00E46CCE">
        <w:rPr>
          <w:rFonts w:ascii="Arial" w:hAnsi="Arial" w:cs="Arial"/>
          <w:bCs/>
          <w:sz w:val="24"/>
          <w:szCs w:val="24"/>
        </w:rPr>
        <w:t xml:space="preserve">, principalmente com foco em extrativos; </w:t>
      </w:r>
    </w:p>
    <w:p w14:paraId="2598A579" w14:textId="6C10D32B" w:rsidR="005F2ECB" w:rsidRDefault="005F2ECB">
      <w:pPr>
        <w:rPr>
          <w:rFonts w:ascii="Arial" w:hAnsi="Arial" w:cs="Arial"/>
          <w:bCs/>
          <w:sz w:val="24"/>
          <w:szCs w:val="24"/>
        </w:rPr>
      </w:pPr>
      <w:r>
        <w:rPr>
          <w:rFonts w:ascii="Arial" w:hAnsi="Arial" w:cs="Arial"/>
          <w:bCs/>
          <w:sz w:val="24"/>
          <w:szCs w:val="24"/>
        </w:rPr>
        <w:br w:type="page"/>
      </w:r>
    </w:p>
    <w:p w14:paraId="16CE5DCC" w14:textId="02157F50" w:rsidR="00786026" w:rsidRDefault="004D7BD8" w:rsidP="004D7BD8">
      <w:pPr>
        <w:adjustRightInd w:val="0"/>
        <w:spacing w:line="360" w:lineRule="auto"/>
        <w:jc w:val="center"/>
        <w:outlineLvl w:val="0"/>
        <w:rPr>
          <w:rFonts w:ascii="Arial" w:hAnsi="Arial" w:cs="Arial"/>
          <w:b/>
          <w:sz w:val="24"/>
          <w:szCs w:val="24"/>
        </w:rPr>
      </w:pPr>
      <w:bookmarkStart w:id="444" w:name="_Toc199861698"/>
      <w:bookmarkEnd w:id="443"/>
      <w:r w:rsidRPr="00EC3A0D">
        <w:rPr>
          <w:rFonts w:ascii="Arial" w:hAnsi="Arial" w:cs="Arial"/>
          <w:b/>
          <w:sz w:val="24"/>
          <w:szCs w:val="24"/>
        </w:rPr>
        <w:t>REFERÊNCIAS BIBLIOGRÁFICAS</w:t>
      </w:r>
      <w:bookmarkEnd w:id="444"/>
    </w:p>
    <w:p w14:paraId="0DC1C322" w14:textId="5D67A321" w:rsidR="004D7BD8" w:rsidRDefault="004D7BD8" w:rsidP="004D7BD8">
      <w:pPr>
        <w:adjustRightInd w:val="0"/>
        <w:spacing w:line="360" w:lineRule="auto"/>
        <w:jc w:val="center"/>
        <w:outlineLvl w:val="0"/>
        <w:rPr>
          <w:rFonts w:ascii="Arial" w:hAnsi="Arial" w:cs="Arial"/>
          <w:b/>
          <w:sz w:val="24"/>
          <w:szCs w:val="24"/>
        </w:rPr>
      </w:pPr>
    </w:p>
    <w:p w14:paraId="5AD95A08" w14:textId="47FB1580"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ALMEIDA, R. A.; MENDES, C. A.; SOUZA, L. F. Composição química da madeira de eucalipto e seus impactos no rendimento da celulose kraft. Revista Ciência da Madeira, Curitiba, v. 12, n. 3, p. 45-54, 2021.</w:t>
      </w:r>
    </w:p>
    <w:p w14:paraId="0674B52E" w14:textId="77777777" w:rsidR="004D7BD8" w:rsidRPr="003F3927" w:rsidRDefault="004D7BD8" w:rsidP="004D7BD8">
      <w:pPr>
        <w:spacing w:after="200" w:line="240" w:lineRule="auto"/>
        <w:jc w:val="both"/>
        <w:rPr>
          <w:rFonts w:ascii="Arial" w:eastAsia="MS Mincho" w:hAnsi="Arial" w:cs="Arial"/>
          <w:sz w:val="24"/>
          <w:szCs w:val="24"/>
        </w:rPr>
      </w:pPr>
    </w:p>
    <w:p w14:paraId="5F5FD5D2" w14:textId="46576BD8"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ANDRADE, C. T. de; FÁVARO, S. L. Estratégias para redução de impurezas na produção de celulose kraft branqueada. Revista O Papel, v. 82, n. 6, p. 62–68, 2021.</w:t>
      </w:r>
    </w:p>
    <w:p w14:paraId="22D117E9" w14:textId="77777777" w:rsidR="004D7BD8" w:rsidRPr="003F3927" w:rsidRDefault="004D7BD8" w:rsidP="004D7BD8">
      <w:pPr>
        <w:spacing w:after="200" w:line="240" w:lineRule="auto"/>
        <w:jc w:val="both"/>
        <w:rPr>
          <w:rFonts w:ascii="Arial" w:eastAsia="MS Mincho" w:hAnsi="Arial" w:cs="Arial"/>
          <w:sz w:val="24"/>
          <w:szCs w:val="24"/>
        </w:rPr>
      </w:pPr>
    </w:p>
    <w:p w14:paraId="7A9ACF39" w14:textId="4A8F0256" w:rsidR="003F3927" w:rsidRDefault="003F3927" w:rsidP="004D7BD8">
      <w:pPr>
        <w:spacing w:after="200" w:line="240" w:lineRule="auto"/>
        <w:jc w:val="both"/>
        <w:rPr>
          <w:rFonts w:ascii="Arial" w:eastAsia="MS Mincho" w:hAnsi="Arial" w:cs="Arial"/>
          <w:sz w:val="24"/>
          <w:szCs w:val="24"/>
          <w:lang w:val="en-US"/>
        </w:rPr>
      </w:pPr>
      <w:r w:rsidRPr="003F3927">
        <w:rPr>
          <w:rFonts w:ascii="Arial" w:eastAsia="MS Mincho" w:hAnsi="Arial" w:cs="Arial"/>
          <w:sz w:val="24"/>
          <w:szCs w:val="24"/>
        </w:rPr>
        <w:t xml:space="preserve">ARANHA, N. A. M. O uso da ciência de dados como ferramenta na tomada de decisão para análise de custos na indústria de celulose. 2019. Trabalho de Conclusão de Curso (Graduação em Engenharia de Produção) – Universidade de Brasília, Brasília, 2019. Disponível em: &lt;https://bdm.unb.br/bitstream/10483/24614/1/2019_NarlaAlessandraMendesAranha_tcc.pdf&gt;. </w:t>
      </w:r>
      <w:proofErr w:type="spellStart"/>
      <w:r w:rsidRPr="003F3927">
        <w:rPr>
          <w:rFonts w:ascii="Arial" w:eastAsia="MS Mincho" w:hAnsi="Arial" w:cs="Arial"/>
          <w:sz w:val="24"/>
          <w:szCs w:val="24"/>
          <w:lang w:val="en-US"/>
        </w:rPr>
        <w:t>Acesso</w:t>
      </w:r>
      <w:proofErr w:type="spellEnd"/>
      <w:r w:rsidRPr="003F3927">
        <w:rPr>
          <w:rFonts w:ascii="Arial" w:eastAsia="MS Mincho" w:hAnsi="Arial" w:cs="Arial"/>
          <w:sz w:val="24"/>
          <w:szCs w:val="24"/>
          <w:lang w:val="en-US"/>
        </w:rPr>
        <w:t xml:space="preserve"> </w:t>
      </w:r>
      <w:proofErr w:type="spellStart"/>
      <w:r w:rsidRPr="003F3927">
        <w:rPr>
          <w:rFonts w:ascii="Arial" w:eastAsia="MS Mincho" w:hAnsi="Arial" w:cs="Arial"/>
          <w:sz w:val="24"/>
          <w:szCs w:val="24"/>
          <w:lang w:val="en-US"/>
        </w:rPr>
        <w:t>em</w:t>
      </w:r>
      <w:proofErr w:type="spellEnd"/>
      <w:r w:rsidRPr="003F3927">
        <w:rPr>
          <w:rFonts w:ascii="Arial" w:eastAsia="MS Mincho" w:hAnsi="Arial" w:cs="Arial"/>
          <w:sz w:val="24"/>
          <w:szCs w:val="24"/>
          <w:lang w:val="en-US"/>
        </w:rPr>
        <w:t>: 2 abr. 2025.</w:t>
      </w:r>
    </w:p>
    <w:p w14:paraId="6B597C06" w14:textId="77777777" w:rsidR="004D7BD8" w:rsidRPr="003F3927" w:rsidRDefault="004D7BD8" w:rsidP="004D7BD8">
      <w:pPr>
        <w:spacing w:after="200" w:line="240" w:lineRule="auto"/>
        <w:jc w:val="both"/>
        <w:rPr>
          <w:rFonts w:ascii="Arial" w:eastAsia="MS Mincho" w:hAnsi="Arial" w:cs="Arial"/>
          <w:sz w:val="24"/>
          <w:szCs w:val="24"/>
          <w:lang w:val="en-US"/>
        </w:rPr>
      </w:pPr>
    </w:p>
    <w:p w14:paraId="200CBA2A" w14:textId="62F7E9C3"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lang w:val="en-US"/>
        </w:rPr>
        <w:t xml:space="preserve">BACK, E. L.; ALLEN, L. H. (Org.) Pitch Control, Wood Resin and </w:t>
      </w:r>
      <w:proofErr w:type="spellStart"/>
      <w:r w:rsidRPr="003F3927">
        <w:rPr>
          <w:rFonts w:ascii="Arial" w:eastAsia="MS Mincho" w:hAnsi="Arial" w:cs="Arial"/>
          <w:sz w:val="24"/>
          <w:szCs w:val="24"/>
          <w:lang w:val="en-US"/>
        </w:rPr>
        <w:t>Deresination</w:t>
      </w:r>
      <w:proofErr w:type="spellEnd"/>
      <w:r w:rsidRPr="003F3927">
        <w:rPr>
          <w:rFonts w:ascii="Arial" w:eastAsia="MS Mincho" w:hAnsi="Arial" w:cs="Arial"/>
          <w:sz w:val="24"/>
          <w:szCs w:val="24"/>
          <w:lang w:val="en-US"/>
        </w:rPr>
        <w:t xml:space="preserve">. </w:t>
      </w:r>
      <w:r w:rsidRPr="003F3927">
        <w:rPr>
          <w:rFonts w:ascii="Arial" w:eastAsia="MS Mincho" w:hAnsi="Arial" w:cs="Arial"/>
          <w:sz w:val="24"/>
          <w:szCs w:val="24"/>
        </w:rPr>
        <w:t xml:space="preserve">Atlanta: </w:t>
      </w:r>
      <w:proofErr w:type="spellStart"/>
      <w:r w:rsidRPr="003F3927">
        <w:rPr>
          <w:rFonts w:ascii="Arial" w:eastAsia="MS Mincho" w:hAnsi="Arial" w:cs="Arial"/>
          <w:sz w:val="24"/>
          <w:szCs w:val="24"/>
        </w:rPr>
        <w:t>Tappi</w:t>
      </w:r>
      <w:proofErr w:type="spellEnd"/>
      <w:r w:rsidRPr="003F3927">
        <w:rPr>
          <w:rFonts w:ascii="Arial" w:eastAsia="MS Mincho" w:hAnsi="Arial" w:cs="Arial"/>
          <w:sz w:val="24"/>
          <w:szCs w:val="24"/>
        </w:rPr>
        <w:t xml:space="preserve"> Press, 2000.</w:t>
      </w:r>
    </w:p>
    <w:p w14:paraId="5BCFDA25" w14:textId="77777777" w:rsidR="004D7BD8" w:rsidRPr="003F3927" w:rsidRDefault="004D7BD8" w:rsidP="004D7BD8">
      <w:pPr>
        <w:spacing w:after="200" w:line="240" w:lineRule="auto"/>
        <w:jc w:val="both"/>
        <w:rPr>
          <w:rFonts w:ascii="Arial" w:eastAsia="MS Mincho" w:hAnsi="Arial" w:cs="Arial"/>
          <w:sz w:val="24"/>
          <w:szCs w:val="24"/>
        </w:rPr>
      </w:pPr>
    </w:p>
    <w:p w14:paraId="234EABDC" w14:textId="4FF0A464"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BRACELL. Relatório de Sustentabilidade Bracell 2023. São Paulo: Bracell, 2024. Disponível em: &lt;https://www.bracell.com/sustentabilidade/&gt;. Acesso em: 10 abr. 2025.</w:t>
      </w:r>
    </w:p>
    <w:p w14:paraId="5DDF8032" w14:textId="77777777" w:rsidR="004D7BD8" w:rsidRPr="003F3927" w:rsidRDefault="004D7BD8" w:rsidP="004D7BD8">
      <w:pPr>
        <w:spacing w:after="200" w:line="240" w:lineRule="auto"/>
        <w:jc w:val="both"/>
        <w:rPr>
          <w:rFonts w:ascii="Arial" w:eastAsia="MS Mincho" w:hAnsi="Arial" w:cs="Arial"/>
          <w:sz w:val="24"/>
          <w:szCs w:val="24"/>
        </w:rPr>
      </w:pPr>
    </w:p>
    <w:p w14:paraId="1C23DF28" w14:textId="6245DF45"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CÂMARA, L. da. Efeito dos extrativos na eficiência do cozimento da madeira e na qualidade da polpa celulósica. 2011. Dissertação (Mestrado em Engenharia Química) – Universidade Federal de Minas Gerais, Belo Horizonte, 2011. Disponível em: &lt;https://repositorio.ufmg.br/</w:t>
      </w:r>
      <w:proofErr w:type="spellStart"/>
      <w:r w:rsidRPr="003F3927">
        <w:rPr>
          <w:rFonts w:ascii="Arial" w:eastAsia="MS Mincho" w:hAnsi="Arial" w:cs="Arial"/>
          <w:sz w:val="24"/>
          <w:szCs w:val="24"/>
        </w:rPr>
        <w:t>handle</w:t>
      </w:r>
      <w:proofErr w:type="spellEnd"/>
      <w:r w:rsidRPr="003F3927">
        <w:rPr>
          <w:rFonts w:ascii="Arial" w:eastAsia="MS Mincho" w:hAnsi="Arial" w:cs="Arial"/>
          <w:sz w:val="24"/>
          <w:szCs w:val="24"/>
        </w:rPr>
        <w:t>/1843/BUOS-8DQF4P&gt;. Acesso em: 2 abr. 2025.</w:t>
      </w:r>
    </w:p>
    <w:p w14:paraId="2D93437E" w14:textId="77777777" w:rsidR="004D7BD8" w:rsidRPr="003F3927" w:rsidRDefault="004D7BD8" w:rsidP="004D7BD8">
      <w:pPr>
        <w:spacing w:after="200" w:line="240" w:lineRule="auto"/>
        <w:jc w:val="both"/>
        <w:rPr>
          <w:rFonts w:ascii="Arial" w:eastAsia="MS Mincho" w:hAnsi="Arial" w:cs="Arial"/>
          <w:sz w:val="24"/>
          <w:szCs w:val="24"/>
        </w:rPr>
      </w:pPr>
    </w:p>
    <w:p w14:paraId="2734B8E8" w14:textId="0591020F"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COLOR QUÍMICA DO BRASIL. Color Química do Brasil se une à empresa americana para fornecimento de agente de controle de pitch e stickies. Notícias Color Química, 2022. Disponível em: &lt;https://www.colorquimica.com.br/br/noticias/color-quimica-do-brasil-se-une-a-empresa-americana-para-fornecimento-de-agente-de-controle-de-pitch-e-stickies/19&gt;. Acesso em: 2 abr. 2025.</w:t>
      </w:r>
    </w:p>
    <w:p w14:paraId="27089F4A" w14:textId="77777777" w:rsidR="004D7BD8" w:rsidRPr="003F3927" w:rsidRDefault="004D7BD8" w:rsidP="004D7BD8">
      <w:pPr>
        <w:spacing w:after="200" w:line="240" w:lineRule="auto"/>
        <w:jc w:val="both"/>
        <w:rPr>
          <w:rFonts w:ascii="Arial" w:eastAsia="MS Mincho" w:hAnsi="Arial" w:cs="Arial"/>
          <w:sz w:val="24"/>
          <w:szCs w:val="24"/>
        </w:rPr>
      </w:pPr>
    </w:p>
    <w:p w14:paraId="2CA658AD" w14:textId="77777777" w:rsidR="003F3927" w:rsidRP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COLOR QUÍMICA DO BRASIL. Linha NO TAC – Soluções para controle de contaminantes pegajosos. Apresentação institucional. Gaspar: Color Química, 2022. Disponível em: https://www.colorquimica.com.br. Acesso em: 23 maio 2025.</w:t>
      </w:r>
    </w:p>
    <w:p w14:paraId="04A4A7C3" w14:textId="10D3A94F"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CONSTANT AMÉRICA. Consperce VII: aditivo multifuncional para controle de pitch e stickies. Boletim Técnico, São Paulo: Constant América, 2021. Disponível em: https://www.constantamerica.com. Acesso em: 23 maio 2025.</w:t>
      </w:r>
    </w:p>
    <w:p w14:paraId="231303DB" w14:textId="77777777" w:rsidR="004D7BD8" w:rsidRPr="003F3927" w:rsidRDefault="004D7BD8" w:rsidP="004D7BD8">
      <w:pPr>
        <w:spacing w:after="200" w:line="240" w:lineRule="auto"/>
        <w:jc w:val="both"/>
        <w:rPr>
          <w:rFonts w:ascii="Arial" w:eastAsia="MS Mincho" w:hAnsi="Arial" w:cs="Arial"/>
          <w:sz w:val="24"/>
          <w:szCs w:val="24"/>
        </w:rPr>
      </w:pPr>
    </w:p>
    <w:p w14:paraId="3BC49F2F" w14:textId="2B87BF54"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 xml:space="preserve">CONTECH. Controle de pitch e stickies com argilas sintéticas: inovação para o setor de papel e celulose. White </w:t>
      </w:r>
      <w:proofErr w:type="spellStart"/>
      <w:r w:rsidRPr="003F3927">
        <w:rPr>
          <w:rFonts w:ascii="Arial" w:eastAsia="MS Mincho" w:hAnsi="Arial" w:cs="Arial"/>
          <w:sz w:val="24"/>
          <w:szCs w:val="24"/>
        </w:rPr>
        <w:t>Paper</w:t>
      </w:r>
      <w:proofErr w:type="spellEnd"/>
      <w:r w:rsidRPr="003F3927">
        <w:rPr>
          <w:rFonts w:ascii="Arial" w:eastAsia="MS Mincho" w:hAnsi="Arial" w:cs="Arial"/>
          <w:sz w:val="24"/>
          <w:szCs w:val="24"/>
        </w:rPr>
        <w:t xml:space="preserve"> Técnico. São Paulo: Contech, 2023. Disponível em: https://www.contech.ind.br. Acesso em: 23 maio 2025.</w:t>
      </w:r>
    </w:p>
    <w:p w14:paraId="11C3BA08" w14:textId="77777777" w:rsidR="004D7BD8" w:rsidRPr="003F3927" w:rsidRDefault="004D7BD8" w:rsidP="004D7BD8">
      <w:pPr>
        <w:spacing w:after="200" w:line="240" w:lineRule="auto"/>
        <w:jc w:val="both"/>
        <w:rPr>
          <w:rFonts w:ascii="Arial" w:eastAsia="MS Mincho" w:hAnsi="Arial" w:cs="Arial"/>
          <w:sz w:val="24"/>
          <w:szCs w:val="24"/>
        </w:rPr>
      </w:pPr>
    </w:p>
    <w:p w14:paraId="011BA286" w14:textId="1CC48772"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COSTA, D. S.; PEREIRA, M. A. Influência dos extrativos da madeira na produção de celulose branqueada. Revista Brasileira de Engenharia Florestal, Viçosa, v. 40, n. 2, p. 113-122, 2020.</w:t>
      </w:r>
    </w:p>
    <w:p w14:paraId="3A8CDF48" w14:textId="77777777" w:rsidR="004D7BD8" w:rsidRPr="003F3927" w:rsidRDefault="004D7BD8" w:rsidP="004D7BD8">
      <w:pPr>
        <w:spacing w:after="200" w:line="240" w:lineRule="auto"/>
        <w:jc w:val="both"/>
        <w:rPr>
          <w:rFonts w:ascii="Arial" w:eastAsia="MS Mincho" w:hAnsi="Arial" w:cs="Arial"/>
          <w:sz w:val="24"/>
          <w:szCs w:val="24"/>
        </w:rPr>
      </w:pPr>
    </w:p>
    <w:p w14:paraId="1C3696FE" w14:textId="495E8FD8"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DE ASSIS, M. R. et al. Variação do teor de extrativos em Eucalyptus spp. de diferentes regiões e impacto no processo industrial. Pesquisa Florestal Brasileira, v. 38, p. 1-9, 2018. Disponível em: &lt;https://www.researchgate.net/publication/328175453_Impacto_dos_Extrativos_na_Producao_de_Celulose&gt;. Acesso em: 2 abr. 2025.</w:t>
      </w:r>
    </w:p>
    <w:p w14:paraId="4BC11E45" w14:textId="77777777" w:rsidR="004D7BD8" w:rsidRPr="003F3927" w:rsidRDefault="004D7BD8" w:rsidP="004D7BD8">
      <w:pPr>
        <w:spacing w:after="200" w:line="240" w:lineRule="auto"/>
        <w:jc w:val="both"/>
        <w:rPr>
          <w:rFonts w:ascii="Arial" w:eastAsia="MS Mincho" w:hAnsi="Arial" w:cs="Arial"/>
          <w:sz w:val="24"/>
          <w:szCs w:val="24"/>
        </w:rPr>
      </w:pPr>
    </w:p>
    <w:p w14:paraId="754B5D79" w14:textId="4AB31DE0" w:rsidR="003F3927" w:rsidRDefault="003F3927" w:rsidP="004D7BD8">
      <w:pPr>
        <w:spacing w:after="200" w:line="240" w:lineRule="auto"/>
        <w:jc w:val="both"/>
        <w:rPr>
          <w:rFonts w:ascii="Arial" w:eastAsia="MS Mincho" w:hAnsi="Arial" w:cs="Arial"/>
          <w:sz w:val="24"/>
          <w:szCs w:val="24"/>
          <w:lang w:val="en-US"/>
        </w:rPr>
      </w:pPr>
      <w:r w:rsidRPr="003F3927">
        <w:rPr>
          <w:rFonts w:ascii="Arial" w:eastAsia="MS Mincho" w:hAnsi="Arial" w:cs="Arial"/>
          <w:sz w:val="24"/>
          <w:szCs w:val="24"/>
        </w:rPr>
        <w:t xml:space="preserve">FARINHA, C. W. P. A indústria de celulose e papel no Brasil. Guia ABTCP, 2017. Disponível em: &lt;https://www.eucalyptus.com.br/artigos/2017_Guia%2BABTCP%2BFarinha.pdf&gt;. </w:t>
      </w:r>
      <w:proofErr w:type="spellStart"/>
      <w:r w:rsidRPr="003F3927">
        <w:rPr>
          <w:rFonts w:ascii="Arial" w:eastAsia="MS Mincho" w:hAnsi="Arial" w:cs="Arial"/>
          <w:sz w:val="24"/>
          <w:szCs w:val="24"/>
          <w:lang w:val="en-US"/>
        </w:rPr>
        <w:t>Acesso</w:t>
      </w:r>
      <w:proofErr w:type="spellEnd"/>
      <w:r w:rsidRPr="003F3927">
        <w:rPr>
          <w:rFonts w:ascii="Arial" w:eastAsia="MS Mincho" w:hAnsi="Arial" w:cs="Arial"/>
          <w:sz w:val="24"/>
          <w:szCs w:val="24"/>
          <w:lang w:val="en-US"/>
        </w:rPr>
        <w:t xml:space="preserve"> </w:t>
      </w:r>
      <w:proofErr w:type="spellStart"/>
      <w:r w:rsidRPr="003F3927">
        <w:rPr>
          <w:rFonts w:ascii="Arial" w:eastAsia="MS Mincho" w:hAnsi="Arial" w:cs="Arial"/>
          <w:sz w:val="24"/>
          <w:szCs w:val="24"/>
          <w:lang w:val="en-US"/>
        </w:rPr>
        <w:t>em</w:t>
      </w:r>
      <w:proofErr w:type="spellEnd"/>
      <w:r w:rsidRPr="003F3927">
        <w:rPr>
          <w:rFonts w:ascii="Arial" w:eastAsia="MS Mincho" w:hAnsi="Arial" w:cs="Arial"/>
          <w:sz w:val="24"/>
          <w:szCs w:val="24"/>
          <w:lang w:val="en-US"/>
        </w:rPr>
        <w:t>: 2 abr. 2025.</w:t>
      </w:r>
    </w:p>
    <w:p w14:paraId="548DE7ED" w14:textId="77777777" w:rsidR="004D7BD8" w:rsidRPr="003F3927" w:rsidRDefault="004D7BD8" w:rsidP="004D7BD8">
      <w:pPr>
        <w:spacing w:after="200" w:line="240" w:lineRule="auto"/>
        <w:jc w:val="both"/>
        <w:rPr>
          <w:rFonts w:ascii="Arial" w:eastAsia="MS Mincho" w:hAnsi="Arial" w:cs="Arial"/>
          <w:sz w:val="24"/>
          <w:szCs w:val="24"/>
          <w:lang w:val="en-US"/>
        </w:rPr>
      </w:pPr>
    </w:p>
    <w:p w14:paraId="674DD012" w14:textId="630748DC"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lang w:val="en-US"/>
        </w:rPr>
        <w:t xml:space="preserve">FENGEL, D.; WEGENER, G. Wood: Chemistry, Ultrastructure, Reactions. </w:t>
      </w:r>
      <w:r w:rsidRPr="003F3927">
        <w:rPr>
          <w:rFonts w:ascii="Arial" w:eastAsia="MS Mincho" w:hAnsi="Arial" w:cs="Arial"/>
          <w:sz w:val="24"/>
          <w:szCs w:val="24"/>
        </w:rPr>
        <w:t>Berlin: Walter de Gruyter, 1984.</w:t>
      </w:r>
    </w:p>
    <w:p w14:paraId="298310FE" w14:textId="77777777" w:rsidR="004D7BD8" w:rsidRPr="003F3927" w:rsidRDefault="004D7BD8" w:rsidP="004D7BD8">
      <w:pPr>
        <w:spacing w:after="200" w:line="240" w:lineRule="auto"/>
        <w:jc w:val="both"/>
        <w:rPr>
          <w:rFonts w:ascii="Arial" w:eastAsia="MS Mincho" w:hAnsi="Arial" w:cs="Arial"/>
          <w:sz w:val="24"/>
          <w:szCs w:val="24"/>
        </w:rPr>
      </w:pPr>
    </w:p>
    <w:p w14:paraId="2F34345B" w14:textId="242F976C"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FERREIRA, A. C. et al. Uso de talco nacional como adsorvente de pitch e materiais pegajosos na produção de celulose. Revista Brasileira de Papel e Celulose, v. 32, n. 1, p. 87-95, 2017. Disponível em: &lt;https://www.academia.edu/35271956/Uso_de_talco_nacional_como_aditivo_adsorvente_de_piches&gt;. Acesso em: 2 abr. 2025.</w:t>
      </w:r>
    </w:p>
    <w:p w14:paraId="50D0D816" w14:textId="77777777" w:rsidR="004D7BD8" w:rsidRPr="003F3927" w:rsidRDefault="004D7BD8" w:rsidP="004D7BD8">
      <w:pPr>
        <w:spacing w:after="200" w:line="240" w:lineRule="auto"/>
        <w:jc w:val="both"/>
        <w:rPr>
          <w:rFonts w:ascii="Arial" w:eastAsia="MS Mincho" w:hAnsi="Arial" w:cs="Arial"/>
          <w:sz w:val="24"/>
          <w:szCs w:val="24"/>
        </w:rPr>
      </w:pPr>
    </w:p>
    <w:p w14:paraId="00C95D88" w14:textId="76FE9343"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FERREIRA, G. T.; OLIVEIRA, J. P. Estratégias de mitigação dos impactos dos extrativos no processo de produção de celulose. Boletim Técnico Florestal, São Paulo, v. 8, n. 1, p. 25-36, 2022.</w:t>
      </w:r>
    </w:p>
    <w:p w14:paraId="1F64784A" w14:textId="6C67679A" w:rsidR="004D7BD8" w:rsidRDefault="004D7BD8" w:rsidP="004D7BD8">
      <w:pPr>
        <w:spacing w:after="200" w:line="240" w:lineRule="auto"/>
        <w:jc w:val="both"/>
        <w:rPr>
          <w:rFonts w:ascii="Arial" w:eastAsia="MS Mincho" w:hAnsi="Arial" w:cs="Arial"/>
          <w:sz w:val="24"/>
          <w:szCs w:val="24"/>
        </w:rPr>
      </w:pPr>
    </w:p>
    <w:p w14:paraId="55FE6C0A" w14:textId="77777777" w:rsidR="004D7BD8" w:rsidRPr="003F3927" w:rsidRDefault="004D7BD8" w:rsidP="004D7BD8">
      <w:pPr>
        <w:spacing w:after="200" w:line="240" w:lineRule="auto"/>
        <w:jc w:val="both"/>
        <w:rPr>
          <w:rFonts w:ascii="Arial" w:eastAsia="MS Mincho" w:hAnsi="Arial" w:cs="Arial"/>
          <w:sz w:val="24"/>
          <w:szCs w:val="24"/>
        </w:rPr>
      </w:pPr>
    </w:p>
    <w:p w14:paraId="4815CF0C" w14:textId="1C83A775"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FERREIRA, T. L. et al. Estratégias de controle da variabilidade de extrativos no pátio de madeira. Revista Floresta, v. 50, n. 3, p. 721-730, 2020. Disponível em: &lt;https://www.academia.edu/43721003/Controle_da_Variabilidade_de_Extrativos_no_Pátio_de_Madeira&gt;. Acesso em: 2 abr. 2025.</w:t>
      </w:r>
    </w:p>
    <w:p w14:paraId="01BBF598" w14:textId="77777777" w:rsidR="004D7BD8" w:rsidRPr="003F3927" w:rsidRDefault="004D7BD8" w:rsidP="004D7BD8">
      <w:pPr>
        <w:spacing w:after="200" w:line="240" w:lineRule="auto"/>
        <w:jc w:val="both"/>
        <w:rPr>
          <w:rFonts w:ascii="Arial" w:eastAsia="MS Mincho" w:hAnsi="Arial" w:cs="Arial"/>
          <w:sz w:val="24"/>
          <w:szCs w:val="24"/>
        </w:rPr>
      </w:pPr>
    </w:p>
    <w:p w14:paraId="07B4D263" w14:textId="22C983A4" w:rsidR="003F3927" w:rsidRDefault="003F3927" w:rsidP="004D7BD8">
      <w:pPr>
        <w:spacing w:after="200" w:line="240" w:lineRule="auto"/>
        <w:jc w:val="both"/>
        <w:rPr>
          <w:rFonts w:ascii="Arial" w:eastAsia="MS Mincho" w:hAnsi="Arial" w:cs="Arial"/>
          <w:sz w:val="24"/>
          <w:szCs w:val="24"/>
          <w:lang w:val="en-US"/>
        </w:rPr>
      </w:pPr>
      <w:r w:rsidRPr="003F3927">
        <w:rPr>
          <w:rFonts w:ascii="Arial" w:eastAsia="MS Mincho" w:hAnsi="Arial" w:cs="Arial"/>
          <w:sz w:val="24"/>
          <w:szCs w:val="24"/>
        </w:rPr>
        <w:t xml:space="preserve">FOELKEL, C. E. B. A madeira e seus extrativos. </w:t>
      </w:r>
      <w:r w:rsidRPr="003F3927">
        <w:rPr>
          <w:rFonts w:ascii="Arial" w:eastAsia="MS Mincho" w:hAnsi="Arial" w:cs="Arial"/>
          <w:sz w:val="24"/>
          <w:szCs w:val="24"/>
          <w:lang w:val="en-US"/>
        </w:rPr>
        <w:t>TAPPI Journal, v. 19, n. 2, p. 23–30, 2020.</w:t>
      </w:r>
    </w:p>
    <w:p w14:paraId="27CBDFA2" w14:textId="77777777" w:rsidR="004D7BD8" w:rsidRPr="003F3927" w:rsidRDefault="004D7BD8" w:rsidP="004D7BD8">
      <w:pPr>
        <w:spacing w:after="200" w:line="240" w:lineRule="auto"/>
        <w:jc w:val="both"/>
        <w:rPr>
          <w:rFonts w:ascii="Arial" w:eastAsia="MS Mincho" w:hAnsi="Arial" w:cs="Arial"/>
          <w:sz w:val="24"/>
          <w:szCs w:val="24"/>
          <w:lang w:val="en-US"/>
        </w:rPr>
      </w:pPr>
    </w:p>
    <w:p w14:paraId="3EF7C26F" w14:textId="534F050B"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FOELKEL, C. E. B. Extrativos da madeira: desafios e soluções na produção de celulose kraft. ABTCP – Associação Brasileira Técnica de Celulose e Papel, 2022. Disponível em: &lt;https://www.abtcp.org.br/&gt;. Acesso em: 3 abr. 2025.</w:t>
      </w:r>
    </w:p>
    <w:p w14:paraId="198163DF" w14:textId="77777777" w:rsidR="004D7BD8" w:rsidRPr="003F3927" w:rsidRDefault="004D7BD8" w:rsidP="004D7BD8">
      <w:pPr>
        <w:spacing w:after="200" w:line="240" w:lineRule="auto"/>
        <w:jc w:val="both"/>
        <w:rPr>
          <w:rFonts w:ascii="Arial" w:eastAsia="MS Mincho" w:hAnsi="Arial" w:cs="Arial"/>
          <w:sz w:val="24"/>
          <w:szCs w:val="24"/>
        </w:rPr>
      </w:pPr>
    </w:p>
    <w:p w14:paraId="41EAE514" w14:textId="13E11291" w:rsidR="003F3927" w:rsidRDefault="003F3927" w:rsidP="004D7BD8">
      <w:pPr>
        <w:spacing w:after="200" w:line="240" w:lineRule="auto"/>
        <w:jc w:val="both"/>
        <w:rPr>
          <w:rFonts w:ascii="Arial" w:eastAsia="MS Mincho" w:hAnsi="Arial" w:cs="Arial"/>
          <w:sz w:val="24"/>
          <w:szCs w:val="24"/>
          <w:lang w:val="en-US"/>
        </w:rPr>
      </w:pPr>
      <w:r w:rsidRPr="003F3927">
        <w:rPr>
          <w:rFonts w:ascii="Arial" w:eastAsia="MS Mincho" w:hAnsi="Arial" w:cs="Arial"/>
          <w:sz w:val="24"/>
          <w:szCs w:val="24"/>
        </w:rPr>
        <w:t xml:space="preserve">FOELKEL, C. E. B. Extrativos da madeira: impactos e estratégias de mitigação no processo kraft. </w:t>
      </w:r>
      <w:r w:rsidRPr="003F3927">
        <w:rPr>
          <w:rFonts w:ascii="Arial" w:eastAsia="MS Mincho" w:hAnsi="Arial" w:cs="Arial"/>
          <w:sz w:val="24"/>
          <w:szCs w:val="24"/>
          <w:lang w:val="en-US"/>
        </w:rPr>
        <w:t>Eucalyptus Online Book &amp; Newsletter, 2007.</w:t>
      </w:r>
    </w:p>
    <w:p w14:paraId="3C921320" w14:textId="77777777" w:rsidR="004D7BD8" w:rsidRPr="003F3927" w:rsidRDefault="004D7BD8" w:rsidP="004D7BD8">
      <w:pPr>
        <w:spacing w:after="200" w:line="240" w:lineRule="auto"/>
        <w:jc w:val="both"/>
        <w:rPr>
          <w:rFonts w:ascii="Arial" w:eastAsia="MS Mincho" w:hAnsi="Arial" w:cs="Arial"/>
          <w:sz w:val="24"/>
          <w:szCs w:val="24"/>
          <w:lang w:val="en-US"/>
        </w:rPr>
      </w:pPr>
    </w:p>
    <w:p w14:paraId="6B63186A" w14:textId="4AF49348" w:rsidR="003F3927" w:rsidRDefault="003F3927" w:rsidP="004D7BD8">
      <w:pPr>
        <w:spacing w:after="200" w:line="240" w:lineRule="auto"/>
        <w:jc w:val="both"/>
        <w:rPr>
          <w:rFonts w:ascii="Arial" w:eastAsia="MS Mincho" w:hAnsi="Arial" w:cs="Arial"/>
          <w:sz w:val="24"/>
          <w:szCs w:val="24"/>
          <w:lang w:val="en-US"/>
        </w:rPr>
      </w:pPr>
      <w:r w:rsidRPr="0084107E">
        <w:rPr>
          <w:rFonts w:ascii="Arial" w:eastAsia="MS Mincho" w:hAnsi="Arial" w:cs="Arial"/>
          <w:sz w:val="24"/>
          <w:szCs w:val="24"/>
        </w:rPr>
        <w:t xml:space="preserve">GOMIDE, J. L.; COLODETTE, J. L.; OLIVEIRA, R. C. de. </w:t>
      </w:r>
      <w:r w:rsidRPr="003F3927">
        <w:rPr>
          <w:rFonts w:ascii="Arial" w:eastAsia="MS Mincho" w:hAnsi="Arial" w:cs="Arial"/>
          <w:sz w:val="24"/>
          <w:szCs w:val="24"/>
        </w:rPr>
        <w:t xml:space="preserve">Caracterização tecnológica da madeira para fins de celulose. Universidade Federal de Viçosa, 2005. Disponível em: &lt;https://www.ufv.br/&gt;. </w:t>
      </w:r>
      <w:proofErr w:type="spellStart"/>
      <w:r w:rsidRPr="003F3927">
        <w:rPr>
          <w:rFonts w:ascii="Arial" w:eastAsia="MS Mincho" w:hAnsi="Arial" w:cs="Arial"/>
          <w:sz w:val="24"/>
          <w:szCs w:val="24"/>
          <w:lang w:val="en-US"/>
        </w:rPr>
        <w:t>Acesso</w:t>
      </w:r>
      <w:proofErr w:type="spellEnd"/>
      <w:r w:rsidRPr="003F3927">
        <w:rPr>
          <w:rFonts w:ascii="Arial" w:eastAsia="MS Mincho" w:hAnsi="Arial" w:cs="Arial"/>
          <w:sz w:val="24"/>
          <w:szCs w:val="24"/>
          <w:lang w:val="en-US"/>
        </w:rPr>
        <w:t xml:space="preserve"> </w:t>
      </w:r>
      <w:proofErr w:type="spellStart"/>
      <w:r w:rsidRPr="003F3927">
        <w:rPr>
          <w:rFonts w:ascii="Arial" w:eastAsia="MS Mincho" w:hAnsi="Arial" w:cs="Arial"/>
          <w:sz w:val="24"/>
          <w:szCs w:val="24"/>
          <w:lang w:val="en-US"/>
        </w:rPr>
        <w:t>em</w:t>
      </w:r>
      <w:proofErr w:type="spellEnd"/>
      <w:r w:rsidRPr="003F3927">
        <w:rPr>
          <w:rFonts w:ascii="Arial" w:eastAsia="MS Mincho" w:hAnsi="Arial" w:cs="Arial"/>
          <w:sz w:val="24"/>
          <w:szCs w:val="24"/>
          <w:lang w:val="en-US"/>
        </w:rPr>
        <w:t xml:space="preserve">: 5 </w:t>
      </w:r>
      <w:proofErr w:type="gramStart"/>
      <w:r w:rsidRPr="003F3927">
        <w:rPr>
          <w:rFonts w:ascii="Arial" w:eastAsia="MS Mincho" w:hAnsi="Arial" w:cs="Arial"/>
          <w:sz w:val="24"/>
          <w:szCs w:val="24"/>
          <w:lang w:val="en-US"/>
        </w:rPr>
        <w:t>mar</w:t>
      </w:r>
      <w:proofErr w:type="gramEnd"/>
      <w:r w:rsidRPr="003F3927">
        <w:rPr>
          <w:rFonts w:ascii="Arial" w:eastAsia="MS Mincho" w:hAnsi="Arial" w:cs="Arial"/>
          <w:sz w:val="24"/>
          <w:szCs w:val="24"/>
          <w:lang w:val="en-US"/>
        </w:rPr>
        <w:t>. 2025.</w:t>
      </w:r>
    </w:p>
    <w:p w14:paraId="23C31723" w14:textId="77777777" w:rsidR="004D7BD8" w:rsidRPr="003F3927" w:rsidRDefault="004D7BD8" w:rsidP="004D7BD8">
      <w:pPr>
        <w:spacing w:after="200" w:line="240" w:lineRule="auto"/>
        <w:jc w:val="both"/>
        <w:rPr>
          <w:rFonts w:ascii="Arial" w:eastAsia="MS Mincho" w:hAnsi="Arial" w:cs="Arial"/>
          <w:sz w:val="24"/>
          <w:szCs w:val="24"/>
          <w:lang w:val="en-US"/>
        </w:rPr>
      </w:pPr>
    </w:p>
    <w:p w14:paraId="53AC86C7" w14:textId="0E5B555C" w:rsidR="003F3927" w:rsidRDefault="003F3927" w:rsidP="004D7BD8">
      <w:pPr>
        <w:spacing w:after="200" w:line="240" w:lineRule="auto"/>
        <w:jc w:val="both"/>
        <w:rPr>
          <w:rFonts w:ascii="Arial" w:eastAsia="MS Mincho" w:hAnsi="Arial" w:cs="Arial"/>
          <w:sz w:val="24"/>
          <w:szCs w:val="24"/>
          <w:lang w:val="en-US"/>
        </w:rPr>
      </w:pPr>
      <w:r w:rsidRPr="003F3927">
        <w:rPr>
          <w:rFonts w:ascii="Arial" w:eastAsia="MS Mincho" w:hAnsi="Arial" w:cs="Arial"/>
          <w:sz w:val="24"/>
          <w:szCs w:val="24"/>
          <w:lang w:val="en-US"/>
        </w:rPr>
        <w:t>HILLIS, W. E. Wood Extractives and Their Significance to the Pulp and Paper Industry. London: Academic Press, 1971.</w:t>
      </w:r>
    </w:p>
    <w:p w14:paraId="60E67460" w14:textId="77777777" w:rsidR="004D7BD8" w:rsidRPr="003F3927" w:rsidRDefault="004D7BD8" w:rsidP="004D7BD8">
      <w:pPr>
        <w:spacing w:after="200" w:line="240" w:lineRule="auto"/>
        <w:jc w:val="both"/>
        <w:rPr>
          <w:rFonts w:ascii="Arial" w:eastAsia="MS Mincho" w:hAnsi="Arial" w:cs="Arial"/>
          <w:sz w:val="24"/>
          <w:szCs w:val="24"/>
          <w:lang w:val="en-US"/>
        </w:rPr>
      </w:pPr>
    </w:p>
    <w:p w14:paraId="1CBB6C44" w14:textId="040B6B6F"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lang w:val="en-US"/>
        </w:rPr>
        <w:t xml:space="preserve">HOLMBOM, B. Extractives and their impact in pulp and paper manufacture. In: SJÖSTRÖM, E.; AALTONEN, O. (ed.). Papermaking science and technology: Forest products chemistry. </w:t>
      </w:r>
      <w:r w:rsidRPr="003F3927">
        <w:rPr>
          <w:rFonts w:ascii="Arial" w:eastAsia="MS Mincho" w:hAnsi="Arial" w:cs="Arial"/>
          <w:sz w:val="24"/>
          <w:szCs w:val="24"/>
        </w:rPr>
        <w:t xml:space="preserve">Helsinki: </w:t>
      </w:r>
      <w:proofErr w:type="spellStart"/>
      <w:r w:rsidRPr="003F3927">
        <w:rPr>
          <w:rFonts w:ascii="Arial" w:eastAsia="MS Mincho" w:hAnsi="Arial" w:cs="Arial"/>
          <w:sz w:val="24"/>
          <w:szCs w:val="24"/>
        </w:rPr>
        <w:t>Fapet</w:t>
      </w:r>
      <w:proofErr w:type="spellEnd"/>
      <w:r w:rsidRPr="003F3927">
        <w:rPr>
          <w:rFonts w:ascii="Arial" w:eastAsia="MS Mincho" w:hAnsi="Arial" w:cs="Arial"/>
          <w:sz w:val="24"/>
          <w:szCs w:val="24"/>
        </w:rPr>
        <w:t xml:space="preserve"> </w:t>
      </w:r>
      <w:proofErr w:type="spellStart"/>
      <w:r w:rsidRPr="003F3927">
        <w:rPr>
          <w:rFonts w:ascii="Arial" w:eastAsia="MS Mincho" w:hAnsi="Arial" w:cs="Arial"/>
          <w:sz w:val="24"/>
          <w:szCs w:val="24"/>
        </w:rPr>
        <w:t>Oy</w:t>
      </w:r>
      <w:proofErr w:type="spellEnd"/>
      <w:r w:rsidRPr="003F3927">
        <w:rPr>
          <w:rFonts w:ascii="Arial" w:eastAsia="MS Mincho" w:hAnsi="Arial" w:cs="Arial"/>
          <w:sz w:val="24"/>
          <w:szCs w:val="24"/>
        </w:rPr>
        <w:t>, 1999. v. 1, p. 125–148.</w:t>
      </w:r>
    </w:p>
    <w:p w14:paraId="45252BA9" w14:textId="77777777" w:rsidR="004D7BD8" w:rsidRPr="003F3927" w:rsidRDefault="004D7BD8" w:rsidP="004D7BD8">
      <w:pPr>
        <w:spacing w:after="200" w:line="240" w:lineRule="auto"/>
        <w:jc w:val="both"/>
        <w:rPr>
          <w:rFonts w:ascii="Arial" w:eastAsia="MS Mincho" w:hAnsi="Arial" w:cs="Arial"/>
          <w:sz w:val="24"/>
          <w:szCs w:val="24"/>
        </w:rPr>
      </w:pPr>
    </w:p>
    <w:p w14:paraId="5D353CBA" w14:textId="3E08BDEC"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LIMA, C. R. G. et al. Efeitos dos extrativos na produção de celulose kraft de eucalipto. Revista Árvore, v. 38, n. 1, p. 29-38, 2014.</w:t>
      </w:r>
    </w:p>
    <w:p w14:paraId="706AE42B" w14:textId="77777777" w:rsidR="004D7BD8" w:rsidRPr="003F3927" w:rsidRDefault="004D7BD8" w:rsidP="004D7BD8">
      <w:pPr>
        <w:spacing w:after="200" w:line="240" w:lineRule="auto"/>
        <w:jc w:val="both"/>
        <w:rPr>
          <w:rFonts w:ascii="Arial" w:eastAsia="MS Mincho" w:hAnsi="Arial" w:cs="Arial"/>
          <w:sz w:val="24"/>
          <w:szCs w:val="24"/>
        </w:rPr>
      </w:pPr>
    </w:p>
    <w:p w14:paraId="5E67851C" w14:textId="4FC032DE"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MAGATON, A. S. et al. Estudo dos teores de extrativos na madeira e sua influência na formação de pitch em fábricas de celulose. Floresta e Ambiente, v. 16, n. 2, p. 167-173, 2009. Disponível em: &lt;https://www.scielo.br/j/floram/a/KXGxWFXz7MFzLZpdVmVxTZM/&gt;. Acesso em: 2 abr. 2025.</w:t>
      </w:r>
    </w:p>
    <w:p w14:paraId="1B6C4232" w14:textId="77777777" w:rsidR="004D7BD8" w:rsidRPr="003F3927" w:rsidRDefault="004D7BD8" w:rsidP="004D7BD8">
      <w:pPr>
        <w:spacing w:after="200" w:line="240" w:lineRule="auto"/>
        <w:jc w:val="both"/>
        <w:rPr>
          <w:rFonts w:ascii="Arial" w:eastAsia="MS Mincho" w:hAnsi="Arial" w:cs="Arial"/>
          <w:sz w:val="24"/>
          <w:szCs w:val="24"/>
        </w:rPr>
      </w:pPr>
    </w:p>
    <w:p w14:paraId="446A5F55" w14:textId="23343FF3"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MAGNESITA S.A. Talco nacional para controle de pitch na indústria de papel e celulose. Relatório técnico. Brumado: Magnesita S.A., 2020. Disponível em: https://www.rhi-magnesita.com. Acesso em: 23 maio 2025.</w:t>
      </w:r>
    </w:p>
    <w:p w14:paraId="26860134" w14:textId="77777777" w:rsidR="004D7BD8" w:rsidRPr="003F3927" w:rsidRDefault="004D7BD8" w:rsidP="004D7BD8">
      <w:pPr>
        <w:spacing w:after="200" w:line="240" w:lineRule="auto"/>
        <w:jc w:val="both"/>
        <w:rPr>
          <w:rFonts w:ascii="Arial" w:eastAsia="MS Mincho" w:hAnsi="Arial" w:cs="Arial"/>
          <w:sz w:val="24"/>
          <w:szCs w:val="24"/>
        </w:rPr>
      </w:pPr>
    </w:p>
    <w:p w14:paraId="3FD829C1" w14:textId="7DE8FD01"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MAGNESITA S.A. Uso de talco nacional como alternativa ao talco importado na adsorção de pitch no processo de fabricação de papel. Academia.edu, 2017. Disponível em: &lt;https://www.academia.edu/35271956/Uso_de_talco_nacional_como_aditivo_adsorvente_de_piches_e_materiais_pegajosos_no_processo_de_fabricação_do_papel&gt;. Acesso em: 2 abr. 2025.</w:t>
      </w:r>
    </w:p>
    <w:p w14:paraId="6E3F1CC0" w14:textId="77777777" w:rsidR="004D7BD8" w:rsidRPr="003F3927" w:rsidRDefault="004D7BD8" w:rsidP="004D7BD8">
      <w:pPr>
        <w:spacing w:after="200" w:line="240" w:lineRule="auto"/>
        <w:jc w:val="both"/>
        <w:rPr>
          <w:rFonts w:ascii="Arial" w:eastAsia="MS Mincho" w:hAnsi="Arial" w:cs="Arial"/>
          <w:sz w:val="24"/>
          <w:szCs w:val="24"/>
        </w:rPr>
      </w:pPr>
    </w:p>
    <w:p w14:paraId="62C69DD7" w14:textId="063EE8AA"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MESQUITA, J. M. C. et al. Qualidade da madeira e produção de celulose: o papel dos extrativos na linha de fibra. Ciência Florestal, v. 31, n. 2, p. 583–596, 2021.</w:t>
      </w:r>
    </w:p>
    <w:p w14:paraId="36707F6D" w14:textId="77777777" w:rsidR="004D7BD8" w:rsidRPr="003F3927" w:rsidRDefault="004D7BD8" w:rsidP="004D7BD8">
      <w:pPr>
        <w:spacing w:after="200" w:line="240" w:lineRule="auto"/>
        <w:jc w:val="both"/>
        <w:rPr>
          <w:rFonts w:ascii="Arial" w:eastAsia="MS Mincho" w:hAnsi="Arial" w:cs="Arial"/>
          <w:sz w:val="24"/>
          <w:szCs w:val="24"/>
        </w:rPr>
      </w:pPr>
    </w:p>
    <w:p w14:paraId="78A21AF1" w14:textId="14D53EE2"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MIRANDA, F. M. M. Setor de celulose de mercado brasileiro: uma análise a partir da matriz de insumo-produto. 2011. Dissertação (Mestrado em Economia) – Universidade Federal do Rio de Janeiro, Rio de Janeiro, 2011. Disponível em: &lt;https://pantheon.ufrj.br/</w:t>
      </w:r>
      <w:proofErr w:type="spellStart"/>
      <w:r w:rsidRPr="003F3927">
        <w:rPr>
          <w:rFonts w:ascii="Arial" w:eastAsia="MS Mincho" w:hAnsi="Arial" w:cs="Arial"/>
          <w:sz w:val="24"/>
          <w:szCs w:val="24"/>
        </w:rPr>
        <w:t>bitstream</w:t>
      </w:r>
      <w:proofErr w:type="spellEnd"/>
      <w:r w:rsidRPr="003F3927">
        <w:rPr>
          <w:rFonts w:ascii="Arial" w:eastAsia="MS Mincho" w:hAnsi="Arial" w:cs="Arial"/>
          <w:sz w:val="24"/>
          <w:szCs w:val="24"/>
        </w:rPr>
        <w:t>/11422/2558/1/FMMiranda.pdf&gt;. Acesso em: 2 abr. 2025.</w:t>
      </w:r>
    </w:p>
    <w:p w14:paraId="53DA261D" w14:textId="77777777" w:rsidR="004D7BD8" w:rsidRPr="003F3927" w:rsidRDefault="004D7BD8" w:rsidP="004D7BD8">
      <w:pPr>
        <w:spacing w:after="200" w:line="240" w:lineRule="auto"/>
        <w:jc w:val="both"/>
        <w:rPr>
          <w:rFonts w:ascii="Arial" w:eastAsia="MS Mincho" w:hAnsi="Arial" w:cs="Arial"/>
          <w:sz w:val="24"/>
          <w:szCs w:val="24"/>
        </w:rPr>
      </w:pPr>
    </w:p>
    <w:p w14:paraId="7DF08795" w14:textId="72F50158" w:rsidR="003F3927" w:rsidRDefault="003F3927" w:rsidP="004D7BD8">
      <w:pPr>
        <w:spacing w:after="200" w:line="240" w:lineRule="auto"/>
        <w:jc w:val="both"/>
        <w:rPr>
          <w:rFonts w:ascii="Arial" w:eastAsia="MS Mincho" w:hAnsi="Arial" w:cs="Arial"/>
          <w:sz w:val="24"/>
          <w:szCs w:val="24"/>
          <w:lang w:val="en-US"/>
        </w:rPr>
      </w:pPr>
      <w:r w:rsidRPr="003F3927">
        <w:rPr>
          <w:rFonts w:ascii="Arial" w:eastAsia="MS Mincho" w:hAnsi="Arial" w:cs="Arial"/>
          <w:sz w:val="24"/>
          <w:szCs w:val="24"/>
        </w:rPr>
        <w:t>MONTEBELLO, A. A. Análise do mercado brasileiro de celulose, 1969-2005. Revista Árvore, v. 31, n. 6, p. 1121-1129, 2007. Disponível em: &lt;https://www.scielo.br/j/</w:t>
      </w:r>
      <w:proofErr w:type="spellStart"/>
      <w:r w:rsidRPr="003F3927">
        <w:rPr>
          <w:rFonts w:ascii="Arial" w:eastAsia="MS Mincho" w:hAnsi="Arial" w:cs="Arial"/>
          <w:sz w:val="24"/>
          <w:szCs w:val="24"/>
        </w:rPr>
        <w:t>rarv</w:t>
      </w:r>
      <w:proofErr w:type="spellEnd"/>
      <w:r w:rsidRPr="003F3927">
        <w:rPr>
          <w:rFonts w:ascii="Arial" w:eastAsia="MS Mincho" w:hAnsi="Arial" w:cs="Arial"/>
          <w:sz w:val="24"/>
          <w:szCs w:val="24"/>
        </w:rPr>
        <w:t xml:space="preserve">/a/VPRNzLQ4Lgm8YzWK8TN9zmL/&gt;. </w:t>
      </w:r>
      <w:proofErr w:type="spellStart"/>
      <w:r w:rsidRPr="003F3927">
        <w:rPr>
          <w:rFonts w:ascii="Arial" w:eastAsia="MS Mincho" w:hAnsi="Arial" w:cs="Arial"/>
          <w:sz w:val="24"/>
          <w:szCs w:val="24"/>
          <w:lang w:val="en-US"/>
        </w:rPr>
        <w:t>Acesso</w:t>
      </w:r>
      <w:proofErr w:type="spellEnd"/>
      <w:r w:rsidRPr="003F3927">
        <w:rPr>
          <w:rFonts w:ascii="Arial" w:eastAsia="MS Mincho" w:hAnsi="Arial" w:cs="Arial"/>
          <w:sz w:val="24"/>
          <w:szCs w:val="24"/>
          <w:lang w:val="en-US"/>
        </w:rPr>
        <w:t xml:space="preserve"> </w:t>
      </w:r>
      <w:proofErr w:type="spellStart"/>
      <w:r w:rsidRPr="003F3927">
        <w:rPr>
          <w:rFonts w:ascii="Arial" w:eastAsia="MS Mincho" w:hAnsi="Arial" w:cs="Arial"/>
          <w:sz w:val="24"/>
          <w:szCs w:val="24"/>
          <w:lang w:val="en-US"/>
        </w:rPr>
        <w:t>em</w:t>
      </w:r>
      <w:proofErr w:type="spellEnd"/>
      <w:r w:rsidRPr="003F3927">
        <w:rPr>
          <w:rFonts w:ascii="Arial" w:eastAsia="MS Mincho" w:hAnsi="Arial" w:cs="Arial"/>
          <w:sz w:val="24"/>
          <w:szCs w:val="24"/>
          <w:lang w:val="en-US"/>
        </w:rPr>
        <w:t>: 2 abr. 2025.</w:t>
      </w:r>
    </w:p>
    <w:p w14:paraId="3C4192DE" w14:textId="77777777" w:rsidR="004D7BD8" w:rsidRPr="003F3927" w:rsidRDefault="004D7BD8" w:rsidP="004D7BD8">
      <w:pPr>
        <w:spacing w:after="200" w:line="240" w:lineRule="auto"/>
        <w:jc w:val="both"/>
        <w:rPr>
          <w:rFonts w:ascii="Arial" w:eastAsia="MS Mincho" w:hAnsi="Arial" w:cs="Arial"/>
          <w:sz w:val="24"/>
          <w:szCs w:val="24"/>
          <w:lang w:val="en-US"/>
        </w:rPr>
      </w:pPr>
    </w:p>
    <w:p w14:paraId="0F8E5F09" w14:textId="3AAC18E7"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lang w:val="en-US"/>
        </w:rPr>
        <w:t xml:space="preserve">NURMI, J.; KALLIO, M. The effect of wood extractives on pitch deposition in pulp mills. </w:t>
      </w:r>
      <w:r w:rsidRPr="003F3927">
        <w:rPr>
          <w:rFonts w:ascii="Arial" w:eastAsia="MS Mincho" w:hAnsi="Arial" w:cs="Arial"/>
          <w:sz w:val="24"/>
          <w:szCs w:val="24"/>
        </w:rPr>
        <w:t xml:space="preserve">TAPPI </w:t>
      </w:r>
      <w:proofErr w:type="spellStart"/>
      <w:r w:rsidRPr="003F3927">
        <w:rPr>
          <w:rFonts w:ascii="Arial" w:eastAsia="MS Mincho" w:hAnsi="Arial" w:cs="Arial"/>
          <w:sz w:val="24"/>
          <w:szCs w:val="24"/>
        </w:rPr>
        <w:t>Journal</w:t>
      </w:r>
      <w:proofErr w:type="spellEnd"/>
      <w:r w:rsidRPr="003F3927">
        <w:rPr>
          <w:rFonts w:ascii="Arial" w:eastAsia="MS Mincho" w:hAnsi="Arial" w:cs="Arial"/>
          <w:sz w:val="24"/>
          <w:szCs w:val="24"/>
        </w:rPr>
        <w:t>, v. 6, n. 10, p. 9-15, 2007.</w:t>
      </w:r>
    </w:p>
    <w:p w14:paraId="77442FFB" w14:textId="77777777" w:rsidR="004D7BD8" w:rsidRPr="003F3927" w:rsidRDefault="004D7BD8" w:rsidP="004D7BD8">
      <w:pPr>
        <w:spacing w:after="200" w:line="240" w:lineRule="auto"/>
        <w:jc w:val="both"/>
        <w:rPr>
          <w:rFonts w:ascii="Arial" w:eastAsia="MS Mincho" w:hAnsi="Arial" w:cs="Arial"/>
          <w:sz w:val="24"/>
          <w:szCs w:val="24"/>
        </w:rPr>
      </w:pPr>
    </w:p>
    <w:p w14:paraId="63E09224" w14:textId="0DF196C4"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OLIVEIRA, M. A.; PEREIRA, C. A. Gestão de custos nas empresas brasileiras: uma pesquisa em indústrias de papel e celulose. Anais do Congresso Brasileiro de Custos, 2009. Disponível em: &lt;https://anaiscbc.abcustos.org.br/anais/</w:t>
      </w:r>
      <w:proofErr w:type="spellStart"/>
      <w:r w:rsidRPr="003F3927">
        <w:rPr>
          <w:rFonts w:ascii="Arial" w:eastAsia="MS Mincho" w:hAnsi="Arial" w:cs="Arial"/>
          <w:sz w:val="24"/>
          <w:szCs w:val="24"/>
        </w:rPr>
        <w:t>article</w:t>
      </w:r>
      <w:proofErr w:type="spellEnd"/>
      <w:r w:rsidRPr="003F3927">
        <w:rPr>
          <w:rFonts w:ascii="Arial" w:eastAsia="MS Mincho" w:hAnsi="Arial" w:cs="Arial"/>
          <w:sz w:val="24"/>
          <w:szCs w:val="24"/>
        </w:rPr>
        <w:t>/</w:t>
      </w:r>
      <w:proofErr w:type="spellStart"/>
      <w:r w:rsidRPr="003F3927">
        <w:rPr>
          <w:rFonts w:ascii="Arial" w:eastAsia="MS Mincho" w:hAnsi="Arial" w:cs="Arial"/>
          <w:sz w:val="24"/>
          <w:szCs w:val="24"/>
        </w:rPr>
        <w:t>view</w:t>
      </w:r>
      <w:proofErr w:type="spellEnd"/>
      <w:r w:rsidRPr="003F3927">
        <w:rPr>
          <w:rFonts w:ascii="Arial" w:eastAsia="MS Mincho" w:hAnsi="Arial" w:cs="Arial"/>
          <w:sz w:val="24"/>
          <w:szCs w:val="24"/>
        </w:rPr>
        <w:t>/1668&gt;. Acesso em: 2 abr. 2025.</w:t>
      </w:r>
    </w:p>
    <w:p w14:paraId="083183F2" w14:textId="77777777" w:rsidR="004D7BD8" w:rsidRPr="003F3927" w:rsidRDefault="004D7BD8" w:rsidP="004D7BD8">
      <w:pPr>
        <w:spacing w:after="200" w:line="240" w:lineRule="auto"/>
        <w:jc w:val="both"/>
        <w:rPr>
          <w:rFonts w:ascii="Arial" w:eastAsia="MS Mincho" w:hAnsi="Arial" w:cs="Arial"/>
          <w:sz w:val="24"/>
          <w:szCs w:val="24"/>
        </w:rPr>
      </w:pPr>
    </w:p>
    <w:p w14:paraId="39535FEC" w14:textId="77777777" w:rsidR="003F3927" w:rsidRP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OLIVEIRA, P. R.; SANTANA, J. R. Importância do pátio de madeira na estabilização da matéria-prima e redução de variabilidade no processo de polpação. Cerne, v. 21, n. 4, p. 485-493, 2015. Disponível em: &lt;https://www.scielo.br/j/cerne/a/9dMxr9CM6VhFC8jPnTkBv8N/&gt;. Acesso em: 2 abr. 2025.</w:t>
      </w:r>
    </w:p>
    <w:p w14:paraId="4E93A957" w14:textId="6E9F8ADE"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 xml:space="preserve">PATENTS. Carbonato de cálcio precipitado como alternativa ao talco na indústria de celulose. </w:t>
      </w:r>
      <w:proofErr w:type="spellStart"/>
      <w:r w:rsidRPr="003F3927">
        <w:rPr>
          <w:rFonts w:ascii="Arial" w:eastAsia="MS Mincho" w:hAnsi="Arial" w:cs="Arial"/>
          <w:sz w:val="24"/>
          <w:szCs w:val="24"/>
        </w:rPr>
        <w:t>Patent</w:t>
      </w:r>
      <w:proofErr w:type="spellEnd"/>
      <w:r w:rsidRPr="003F3927">
        <w:rPr>
          <w:rFonts w:ascii="Arial" w:eastAsia="MS Mincho" w:hAnsi="Arial" w:cs="Arial"/>
          <w:sz w:val="24"/>
          <w:szCs w:val="24"/>
        </w:rPr>
        <w:t xml:space="preserve"> WO2015113128A1, 2021. Disponível em: &lt;https://patents.google.com/</w:t>
      </w:r>
      <w:proofErr w:type="spellStart"/>
      <w:r w:rsidRPr="003F3927">
        <w:rPr>
          <w:rFonts w:ascii="Arial" w:eastAsia="MS Mincho" w:hAnsi="Arial" w:cs="Arial"/>
          <w:sz w:val="24"/>
          <w:szCs w:val="24"/>
        </w:rPr>
        <w:t>patent</w:t>
      </w:r>
      <w:proofErr w:type="spellEnd"/>
      <w:r w:rsidRPr="003F3927">
        <w:rPr>
          <w:rFonts w:ascii="Arial" w:eastAsia="MS Mincho" w:hAnsi="Arial" w:cs="Arial"/>
          <w:sz w:val="24"/>
          <w:szCs w:val="24"/>
        </w:rPr>
        <w:t>/WO2015113128A1/</w:t>
      </w:r>
      <w:proofErr w:type="spellStart"/>
      <w:r w:rsidRPr="003F3927">
        <w:rPr>
          <w:rFonts w:ascii="Arial" w:eastAsia="MS Mincho" w:hAnsi="Arial" w:cs="Arial"/>
          <w:sz w:val="24"/>
          <w:szCs w:val="24"/>
        </w:rPr>
        <w:t>pt</w:t>
      </w:r>
      <w:proofErr w:type="spellEnd"/>
      <w:r w:rsidRPr="003F3927">
        <w:rPr>
          <w:rFonts w:ascii="Arial" w:eastAsia="MS Mincho" w:hAnsi="Arial" w:cs="Arial"/>
          <w:sz w:val="24"/>
          <w:szCs w:val="24"/>
        </w:rPr>
        <w:t>&gt;. Acesso em: 2 abr. 2025.</w:t>
      </w:r>
    </w:p>
    <w:p w14:paraId="799F4A13" w14:textId="77777777" w:rsidR="004D7BD8" w:rsidRPr="003F3927" w:rsidRDefault="004D7BD8" w:rsidP="004D7BD8">
      <w:pPr>
        <w:spacing w:after="200" w:line="240" w:lineRule="auto"/>
        <w:jc w:val="both"/>
        <w:rPr>
          <w:rFonts w:ascii="Arial" w:eastAsia="MS Mincho" w:hAnsi="Arial" w:cs="Arial"/>
          <w:sz w:val="24"/>
          <w:szCs w:val="24"/>
        </w:rPr>
      </w:pPr>
    </w:p>
    <w:p w14:paraId="11D448D3" w14:textId="6EE9BC9A"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PEREIRA, B. L. C. et al. Caracterização físico-química da madeira e influência no rendimento da produção de celulose. Ciência Florestal, Santa Maria, v. 29, n. 1, p. 233-244, 2019. Disponível em: &lt;https://doi.org/10.5902/1980509828954&gt;. Acesso em: 20 maio 2025.</w:t>
      </w:r>
    </w:p>
    <w:p w14:paraId="17F549F9" w14:textId="77777777" w:rsidR="004D7BD8" w:rsidRPr="003F3927" w:rsidRDefault="004D7BD8" w:rsidP="004D7BD8">
      <w:pPr>
        <w:spacing w:after="200" w:line="240" w:lineRule="auto"/>
        <w:jc w:val="both"/>
        <w:rPr>
          <w:rFonts w:ascii="Arial" w:eastAsia="MS Mincho" w:hAnsi="Arial" w:cs="Arial"/>
          <w:sz w:val="24"/>
          <w:szCs w:val="24"/>
        </w:rPr>
      </w:pPr>
    </w:p>
    <w:p w14:paraId="17FA6E71" w14:textId="382389D5"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PREZOTTI, L. C.; LIMA, J. E. de; SILVA, M. L. da. Competitividade da produção de celulose em diferentes estados brasileiros. Cerne, v. 15, n. 3, p. 303-311, 2009. Disponível em: &lt;https://www.scielo.br/j/cerne/a/dS8T7jSRbwstVykcYgWcpkk/&gt;. Acesso em: 2 abr. 2025.</w:t>
      </w:r>
    </w:p>
    <w:p w14:paraId="466B88F2" w14:textId="77777777" w:rsidR="004D7BD8" w:rsidRPr="003F3927" w:rsidRDefault="004D7BD8" w:rsidP="004D7BD8">
      <w:pPr>
        <w:spacing w:after="200" w:line="240" w:lineRule="auto"/>
        <w:jc w:val="both"/>
        <w:rPr>
          <w:rFonts w:ascii="Arial" w:eastAsia="MS Mincho" w:hAnsi="Arial" w:cs="Arial"/>
          <w:sz w:val="24"/>
          <w:szCs w:val="24"/>
        </w:rPr>
      </w:pPr>
    </w:p>
    <w:p w14:paraId="7D6BA9D5" w14:textId="26717A37"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REIS, J. R. dos. Análise do impacto dos extrativos da madeira no processo de produção de celulose. Dissertação (Mestrado), Universidade Federal do Paraná, 2017.</w:t>
      </w:r>
    </w:p>
    <w:p w14:paraId="6A6A62B3" w14:textId="77777777" w:rsidR="004D7BD8" w:rsidRPr="003F3927" w:rsidRDefault="004D7BD8" w:rsidP="004D7BD8">
      <w:pPr>
        <w:spacing w:after="200" w:line="240" w:lineRule="auto"/>
        <w:jc w:val="both"/>
        <w:rPr>
          <w:rFonts w:ascii="Arial" w:eastAsia="MS Mincho" w:hAnsi="Arial" w:cs="Arial"/>
          <w:sz w:val="24"/>
          <w:szCs w:val="24"/>
        </w:rPr>
      </w:pPr>
    </w:p>
    <w:p w14:paraId="265F46D8" w14:textId="0E595B40"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SILVA, D. P.; SANTOS, M. F. dos. Avaliação da variabilidade dos extrativos em madeira de eucalipto. Revista Floresta, Curitiba, v. 45, n. 3, p. 457-466, 2015.</w:t>
      </w:r>
    </w:p>
    <w:p w14:paraId="150E6126" w14:textId="77777777" w:rsidR="004D7BD8" w:rsidRPr="003F3927" w:rsidRDefault="004D7BD8" w:rsidP="004D7BD8">
      <w:pPr>
        <w:spacing w:after="200" w:line="240" w:lineRule="auto"/>
        <w:jc w:val="both"/>
        <w:rPr>
          <w:rFonts w:ascii="Arial" w:eastAsia="MS Mincho" w:hAnsi="Arial" w:cs="Arial"/>
          <w:sz w:val="24"/>
          <w:szCs w:val="24"/>
        </w:rPr>
      </w:pPr>
    </w:p>
    <w:p w14:paraId="302D86B0" w14:textId="63B19970" w:rsidR="003F3927" w:rsidRDefault="003F3927" w:rsidP="004D7BD8">
      <w:pPr>
        <w:spacing w:after="200" w:line="240" w:lineRule="auto"/>
        <w:jc w:val="both"/>
        <w:rPr>
          <w:rFonts w:ascii="Arial" w:eastAsia="MS Mincho" w:hAnsi="Arial" w:cs="Arial"/>
          <w:sz w:val="24"/>
          <w:szCs w:val="24"/>
        </w:rPr>
      </w:pPr>
      <w:r w:rsidRPr="003F3927">
        <w:rPr>
          <w:rFonts w:ascii="Arial" w:eastAsia="MS Mincho" w:hAnsi="Arial" w:cs="Arial"/>
          <w:sz w:val="24"/>
          <w:szCs w:val="24"/>
        </w:rPr>
        <w:t>SILVA, R. A.; ALMEIDA, T. C. de. Impacto econômico dos extrativos da madeira na produção de celulose. Anais do Congresso Brasileiro de Celulose e Papel, São Paulo, 2018.</w:t>
      </w:r>
    </w:p>
    <w:p w14:paraId="2F584517" w14:textId="77777777" w:rsidR="004D7BD8" w:rsidRPr="003F3927" w:rsidRDefault="004D7BD8" w:rsidP="004D7BD8">
      <w:pPr>
        <w:spacing w:after="200" w:line="240" w:lineRule="auto"/>
        <w:jc w:val="both"/>
        <w:rPr>
          <w:rFonts w:ascii="Arial" w:eastAsia="MS Mincho" w:hAnsi="Arial" w:cs="Arial"/>
          <w:sz w:val="24"/>
          <w:szCs w:val="24"/>
        </w:rPr>
      </w:pPr>
    </w:p>
    <w:p w14:paraId="5D94ECF2" w14:textId="685F504E" w:rsidR="003F3927" w:rsidRDefault="003F3927" w:rsidP="004D7BD8">
      <w:pPr>
        <w:spacing w:after="200" w:line="240" w:lineRule="auto"/>
        <w:jc w:val="both"/>
        <w:rPr>
          <w:rFonts w:ascii="Arial" w:eastAsia="MS Mincho" w:hAnsi="Arial" w:cs="Arial"/>
          <w:sz w:val="24"/>
          <w:szCs w:val="24"/>
          <w:lang w:val="en-US"/>
        </w:rPr>
      </w:pPr>
      <w:r w:rsidRPr="003F3927">
        <w:rPr>
          <w:rFonts w:ascii="Arial" w:eastAsia="MS Mincho" w:hAnsi="Arial" w:cs="Arial"/>
          <w:sz w:val="24"/>
          <w:szCs w:val="24"/>
          <w:lang w:val="en-US"/>
        </w:rPr>
        <w:t>TCHOBANOGLOUS, G. et al. Wastewater Engineering: Treatment and Resource Recovery. 5. ed. New York: McGraw-Hill Education, 2014.</w:t>
      </w:r>
    </w:p>
    <w:p w14:paraId="2B98AF15" w14:textId="77777777" w:rsidR="004D7BD8" w:rsidRPr="003F3927" w:rsidRDefault="004D7BD8" w:rsidP="004D7BD8">
      <w:pPr>
        <w:spacing w:after="200" w:line="240" w:lineRule="auto"/>
        <w:jc w:val="both"/>
        <w:rPr>
          <w:rFonts w:ascii="Arial" w:eastAsia="MS Mincho" w:hAnsi="Arial" w:cs="Arial"/>
          <w:sz w:val="24"/>
          <w:szCs w:val="24"/>
          <w:lang w:val="en-US"/>
        </w:rPr>
      </w:pPr>
    </w:p>
    <w:p w14:paraId="6634515A" w14:textId="1B817DF1" w:rsidR="00DE5E9F" w:rsidRDefault="003F3927" w:rsidP="004D7BD8">
      <w:pPr>
        <w:spacing w:after="200" w:line="240" w:lineRule="auto"/>
        <w:jc w:val="both"/>
        <w:rPr>
          <w:rFonts w:ascii="Arial" w:eastAsia="MS Mincho" w:hAnsi="Arial" w:cs="Arial"/>
          <w:sz w:val="24"/>
          <w:szCs w:val="24"/>
          <w:lang w:val="en-US"/>
        </w:rPr>
      </w:pPr>
      <w:r w:rsidRPr="003F3927">
        <w:rPr>
          <w:rFonts w:ascii="Arial" w:eastAsia="MS Mincho" w:hAnsi="Arial" w:cs="Arial"/>
          <w:sz w:val="24"/>
          <w:szCs w:val="24"/>
          <w:lang w:val="en-US"/>
        </w:rPr>
        <w:t>YAMAMOTO, T. et al. Pitch deposition in pulp mills: mechanisms and control strategies. TAPPI Journal, v. 9, n. 8, p. 27-33, 2010.</w:t>
      </w:r>
    </w:p>
    <w:p w14:paraId="51C93AB3" w14:textId="77777777" w:rsidR="004D7BD8" w:rsidRPr="00EC3A0D" w:rsidRDefault="004D7BD8" w:rsidP="004D7BD8">
      <w:pPr>
        <w:spacing w:after="200" w:line="240" w:lineRule="auto"/>
        <w:jc w:val="both"/>
        <w:rPr>
          <w:rFonts w:ascii="Arial" w:eastAsia="MS Mincho" w:hAnsi="Arial" w:cs="Arial"/>
          <w:sz w:val="24"/>
          <w:szCs w:val="24"/>
          <w:lang w:val="en-US"/>
        </w:rPr>
      </w:pPr>
    </w:p>
    <w:p w14:paraId="0021E3D5" w14:textId="77777777" w:rsidR="0089218C" w:rsidRPr="003F3927" w:rsidRDefault="0089218C" w:rsidP="004D7BD8">
      <w:pPr>
        <w:spacing w:line="240" w:lineRule="auto"/>
        <w:jc w:val="both"/>
        <w:rPr>
          <w:rFonts w:ascii="Arial" w:hAnsi="Arial" w:cs="Arial"/>
          <w:sz w:val="24"/>
          <w:szCs w:val="24"/>
        </w:rPr>
      </w:pPr>
    </w:p>
    <w:p w14:paraId="2F2E18B4" w14:textId="77777777" w:rsidR="000F7CA9" w:rsidRPr="003F3927" w:rsidRDefault="000F7CA9" w:rsidP="004D7BD8">
      <w:pPr>
        <w:spacing w:before="100" w:beforeAutospacing="1" w:after="100" w:afterAutospacing="1" w:line="240" w:lineRule="auto"/>
        <w:jc w:val="both"/>
        <w:outlineLvl w:val="3"/>
        <w:rPr>
          <w:rFonts w:ascii="Arial" w:eastAsia="Times New Roman" w:hAnsi="Arial" w:cs="Arial"/>
          <w:b/>
          <w:bCs/>
          <w:sz w:val="24"/>
          <w:szCs w:val="24"/>
          <w:lang w:eastAsia="pt-BR"/>
        </w:rPr>
      </w:pPr>
    </w:p>
    <w:p w14:paraId="16767F52" w14:textId="77777777" w:rsidR="00576CAA" w:rsidRPr="003F3927" w:rsidRDefault="00576CAA" w:rsidP="004D7BD8">
      <w:pPr>
        <w:pStyle w:val="NormalWeb"/>
        <w:jc w:val="both"/>
        <w:rPr>
          <w:rFonts w:ascii="Arial" w:hAnsi="Arial" w:cs="Arial"/>
        </w:rPr>
      </w:pPr>
    </w:p>
    <w:sectPr w:rsidR="00576CAA" w:rsidRPr="003F3927" w:rsidSect="003F4EB4">
      <w:headerReference w:type="default" r:id="rId20"/>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95933" w14:textId="77777777" w:rsidR="0084107E" w:rsidRDefault="0084107E" w:rsidP="00804F46">
      <w:pPr>
        <w:spacing w:after="0" w:line="240" w:lineRule="auto"/>
      </w:pPr>
      <w:r>
        <w:separator/>
      </w:r>
    </w:p>
  </w:endnote>
  <w:endnote w:type="continuationSeparator" w:id="0">
    <w:p w14:paraId="70F46755" w14:textId="77777777" w:rsidR="0084107E" w:rsidRDefault="0084107E" w:rsidP="00804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BBFA8" w14:textId="77777777" w:rsidR="0084107E" w:rsidRDefault="0084107E" w:rsidP="00804F46">
      <w:pPr>
        <w:spacing w:after="0" w:line="240" w:lineRule="auto"/>
      </w:pPr>
      <w:r>
        <w:separator/>
      </w:r>
    </w:p>
  </w:footnote>
  <w:footnote w:type="continuationSeparator" w:id="0">
    <w:p w14:paraId="737B520C" w14:textId="77777777" w:rsidR="0084107E" w:rsidRDefault="0084107E" w:rsidP="00804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0530E" w14:textId="10072D06" w:rsidR="0084107E" w:rsidRDefault="0084107E">
    <w:pPr>
      <w:pStyle w:val="Cabealho"/>
      <w:jc w:val="right"/>
    </w:pPr>
  </w:p>
  <w:p w14:paraId="4041BD0E" w14:textId="77777777" w:rsidR="0084107E" w:rsidRDefault="0084107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80569"/>
      <w:docPartObj>
        <w:docPartGallery w:val="Page Numbers (Top of Page)"/>
        <w:docPartUnique/>
      </w:docPartObj>
    </w:sdtPr>
    <w:sdtContent>
      <w:p w14:paraId="71B6ECA3" w14:textId="6F9C1595" w:rsidR="0084107E" w:rsidRDefault="0084107E">
        <w:pPr>
          <w:pStyle w:val="Cabealho"/>
          <w:jc w:val="right"/>
        </w:pPr>
        <w:r>
          <w:fldChar w:fldCharType="begin"/>
        </w:r>
        <w:r>
          <w:instrText>PAGE   \* MERGEFORMAT</w:instrText>
        </w:r>
        <w:r>
          <w:fldChar w:fldCharType="separate"/>
        </w:r>
        <w:r>
          <w:t>2</w:t>
        </w:r>
        <w:r>
          <w:fldChar w:fldCharType="end"/>
        </w:r>
      </w:p>
    </w:sdtContent>
  </w:sdt>
  <w:p w14:paraId="3676C90A" w14:textId="77777777" w:rsidR="0084107E" w:rsidRDefault="008410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4A30"/>
    <w:multiLevelType w:val="multilevel"/>
    <w:tmpl w:val="B4F4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35532"/>
    <w:multiLevelType w:val="hybridMultilevel"/>
    <w:tmpl w:val="F5463F1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15:restartNumberingAfterBreak="0">
    <w:nsid w:val="04DD3615"/>
    <w:multiLevelType w:val="multilevel"/>
    <w:tmpl w:val="1868A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56FB2"/>
    <w:multiLevelType w:val="multilevel"/>
    <w:tmpl w:val="812E4FFC"/>
    <w:lvl w:ilvl="0">
      <w:start w:val="1"/>
      <w:numFmt w:val="bullet"/>
      <w:lvlText w:val="o"/>
      <w:lvlJc w:val="left"/>
      <w:pPr>
        <w:tabs>
          <w:tab w:val="num" w:pos="1428"/>
        </w:tabs>
        <w:ind w:left="1428" w:hanging="360"/>
      </w:pPr>
      <w:rPr>
        <w:rFonts w:ascii="Courier New" w:hAnsi="Courier New" w:cs="Courier New"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 w15:restartNumberingAfterBreak="0">
    <w:nsid w:val="0AE4779C"/>
    <w:multiLevelType w:val="multilevel"/>
    <w:tmpl w:val="C572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56D5E"/>
    <w:multiLevelType w:val="multilevel"/>
    <w:tmpl w:val="0ADAA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26F0D"/>
    <w:multiLevelType w:val="multilevel"/>
    <w:tmpl w:val="18C6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A7DAF"/>
    <w:multiLevelType w:val="multilevel"/>
    <w:tmpl w:val="E47A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8603E"/>
    <w:multiLevelType w:val="multilevel"/>
    <w:tmpl w:val="0650A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D59C1"/>
    <w:multiLevelType w:val="hybridMultilevel"/>
    <w:tmpl w:val="41A8183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15:restartNumberingAfterBreak="0">
    <w:nsid w:val="1D9C2B6E"/>
    <w:multiLevelType w:val="multilevel"/>
    <w:tmpl w:val="9D040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F47AF"/>
    <w:multiLevelType w:val="multilevel"/>
    <w:tmpl w:val="8AE4B6F8"/>
    <w:lvl w:ilvl="0">
      <w:start w:val="3"/>
      <w:numFmt w:val="decimal"/>
      <w:lvlText w:val="%1."/>
      <w:lvlJc w:val="left"/>
      <w:pPr>
        <w:ind w:left="390" w:hanging="390"/>
      </w:pPr>
      <w:rPr>
        <w:rFonts w:hint="default"/>
      </w:rPr>
    </w:lvl>
    <w:lvl w:ilvl="1">
      <w:start w:val="7"/>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4A00DA4"/>
    <w:multiLevelType w:val="hybridMultilevel"/>
    <w:tmpl w:val="EA6E38C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619137F"/>
    <w:multiLevelType w:val="multilevel"/>
    <w:tmpl w:val="8AE4B6F8"/>
    <w:lvl w:ilvl="0">
      <w:start w:val="3"/>
      <w:numFmt w:val="decimal"/>
      <w:lvlText w:val="%1."/>
      <w:lvlJc w:val="left"/>
      <w:pPr>
        <w:ind w:left="390" w:hanging="390"/>
      </w:pPr>
      <w:rPr>
        <w:rFonts w:hint="default"/>
      </w:rPr>
    </w:lvl>
    <w:lvl w:ilvl="1">
      <w:start w:val="7"/>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8F01E6B"/>
    <w:multiLevelType w:val="multilevel"/>
    <w:tmpl w:val="38347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94366"/>
    <w:multiLevelType w:val="hybridMultilevel"/>
    <w:tmpl w:val="E0E2E3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4A51DFB"/>
    <w:multiLevelType w:val="multilevel"/>
    <w:tmpl w:val="D000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792138"/>
    <w:multiLevelType w:val="hybridMultilevel"/>
    <w:tmpl w:val="2F66D0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2C7C40"/>
    <w:multiLevelType w:val="hybridMultilevel"/>
    <w:tmpl w:val="F67822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26E083D"/>
    <w:multiLevelType w:val="hybridMultilevel"/>
    <w:tmpl w:val="756C2C9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5959736C"/>
    <w:multiLevelType w:val="hybridMultilevel"/>
    <w:tmpl w:val="EFBC9A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709004C5"/>
    <w:multiLevelType w:val="multilevel"/>
    <w:tmpl w:val="571AF5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3A96C77"/>
    <w:multiLevelType w:val="multilevel"/>
    <w:tmpl w:val="D324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F55F4C"/>
    <w:multiLevelType w:val="multilevel"/>
    <w:tmpl w:val="812E4FFC"/>
    <w:lvl w:ilvl="0">
      <w:start w:val="1"/>
      <w:numFmt w:val="bullet"/>
      <w:lvlText w:val="o"/>
      <w:lvlJc w:val="left"/>
      <w:pPr>
        <w:tabs>
          <w:tab w:val="num" w:pos="1428"/>
        </w:tabs>
        <w:ind w:left="1428" w:hanging="360"/>
      </w:pPr>
      <w:rPr>
        <w:rFonts w:ascii="Courier New" w:hAnsi="Courier New" w:cs="Courier New"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4" w15:restartNumberingAfterBreak="0">
    <w:nsid w:val="7DC0155B"/>
    <w:multiLevelType w:val="hybridMultilevel"/>
    <w:tmpl w:val="BAF037FC"/>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21"/>
  </w:num>
  <w:num w:numId="2">
    <w:abstractNumId w:val="8"/>
  </w:num>
  <w:num w:numId="3">
    <w:abstractNumId w:val="5"/>
  </w:num>
  <w:num w:numId="4">
    <w:abstractNumId w:val="14"/>
  </w:num>
  <w:num w:numId="5">
    <w:abstractNumId w:val="10"/>
  </w:num>
  <w:num w:numId="6">
    <w:abstractNumId w:val="2"/>
  </w:num>
  <w:num w:numId="7">
    <w:abstractNumId w:val="19"/>
  </w:num>
  <w:num w:numId="8">
    <w:abstractNumId w:val="15"/>
  </w:num>
  <w:num w:numId="9">
    <w:abstractNumId w:val="17"/>
  </w:num>
  <w:num w:numId="10">
    <w:abstractNumId w:val="7"/>
  </w:num>
  <w:num w:numId="11">
    <w:abstractNumId w:val="0"/>
  </w:num>
  <w:num w:numId="12">
    <w:abstractNumId w:val="16"/>
  </w:num>
  <w:num w:numId="13">
    <w:abstractNumId w:val="22"/>
  </w:num>
  <w:num w:numId="14">
    <w:abstractNumId w:val="6"/>
  </w:num>
  <w:num w:numId="15">
    <w:abstractNumId w:val="4"/>
  </w:num>
  <w:num w:numId="16">
    <w:abstractNumId w:val="11"/>
  </w:num>
  <w:num w:numId="17">
    <w:abstractNumId w:val="18"/>
  </w:num>
  <w:num w:numId="18">
    <w:abstractNumId w:val="12"/>
  </w:num>
  <w:num w:numId="19">
    <w:abstractNumId w:val="13"/>
  </w:num>
  <w:num w:numId="20">
    <w:abstractNumId w:val="24"/>
  </w:num>
  <w:num w:numId="21">
    <w:abstractNumId w:val="1"/>
  </w:num>
  <w:num w:numId="22">
    <w:abstractNumId w:val="9"/>
  </w:num>
  <w:num w:numId="23">
    <w:abstractNumId w:val="20"/>
  </w:num>
  <w:num w:numId="24">
    <w:abstractNumId w:val="23"/>
  </w:num>
  <w:num w:numId="25">
    <w:abstractNumId w:val="3"/>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
    <w15:presenceInfo w15:providerId="AD" w15:userId="S::wwm322004@cs365.fun::8350ebd9-7271-43a9-83cd-f96cc3649785"/>
  </w15:person>
  <w15:person w15:author="Eder da Silva Ramos">
    <w15:presenceInfo w15:providerId="AD" w15:userId="S-1-5-21-1534484973-3760999978-2337971075-10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FLIR_DOCUMENT_ID" w:val="eb0535c1-f645-4df6-89c9-2e1e4ee79fc6"/>
  </w:docVars>
  <w:rsids>
    <w:rsidRoot w:val="00D06EE4"/>
    <w:rsid w:val="000131F1"/>
    <w:rsid w:val="00013B22"/>
    <w:rsid w:val="0002600B"/>
    <w:rsid w:val="00032884"/>
    <w:rsid w:val="00044B6C"/>
    <w:rsid w:val="000461CC"/>
    <w:rsid w:val="00050636"/>
    <w:rsid w:val="000538B0"/>
    <w:rsid w:val="0005563F"/>
    <w:rsid w:val="00057ED8"/>
    <w:rsid w:val="00061B15"/>
    <w:rsid w:val="00063C5F"/>
    <w:rsid w:val="00065FD8"/>
    <w:rsid w:val="00067E73"/>
    <w:rsid w:val="00073ABE"/>
    <w:rsid w:val="00082C40"/>
    <w:rsid w:val="000852BE"/>
    <w:rsid w:val="00097EAF"/>
    <w:rsid w:val="000A00A4"/>
    <w:rsid w:val="000A0BDF"/>
    <w:rsid w:val="000A7C8C"/>
    <w:rsid w:val="000B5CF6"/>
    <w:rsid w:val="000C3621"/>
    <w:rsid w:val="000D1E35"/>
    <w:rsid w:val="000D6FD8"/>
    <w:rsid w:val="000D7851"/>
    <w:rsid w:val="000D7F7F"/>
    <w:rsid w:val="000E1145"/>
    <w:rsid w:val="000E1F2A"/>
    <w:rsid w:val="000E3DCD"/>
    <w:rsid w:val="000F1D74"/>
    <w:rsid w:val="000F3A56"/>
    <w:rsid w:val="000F3C15"/>
    <w:rsid w:val="000F71C3"/>
    <w:rsid w:val="000F7CA9"/>
    <w:rsid w:val="0010006A"/>
    <w:rsid w:val="001010FD"/>
    <w:rsid w:val="0010510A"/>
    <w:rsid w:val="00106BF2"/>
    <w:rsid w:val="00107F49"/>
    <w:rsid w:val="0011220F"/>
    <w:rsid w:val="0011597A"/>
    <w:rsid w:val="001162CE"/>
    <w:rsid w:val="00116639"/>
    <w:rsid w:val="00120F4A"/>
    <w:rsid w:val="00122994"/>
    <w:rsid w:val="00125F70"/>
    <w:rsid w:val="00126122"/>
    <w:rsid w:val="001279A4"/>
    <w:rsid w:val="00132711"/>
    <w:rsid w:val="00132B05"/>
    <w:rsid w:val="00135893"/>
    <w:rsid w:val="001668AC"/>
    <w:rsid w:val="00181542"/>
    <w:rsid w:val="0018594A"/>
    <w:rsid w:val="0019124A"/>
    <w:rsid w:val="001A0AF6"/>
    <w:rsid w:val="001A49B7"/>
    <w:rsid w:val="001C2E49"/>
    <w:rsid w:val="001D0359"/>
    <w:rsid w:val="001D4BBC"/>
    <w:rsid w:val="001E68B2"/>
    <w:rsid w:val="001E6AC7"/>
    <w:rsid w:val="001F0942"/>
    <w:rsid w:val="001F2B24"/>
    <w:rsid w:val="001F67B5"/>
    <w:rsid w:val="001F6FD0"/>
    <w:rsid w:val="00200302"/>
    <w:rsid w:val="002043EC"/>
    <w:rsid w:val="00207C6A"/>
    <w:rsid w:val="00212BC4"/>
    <w:rsid w:val="00223D7B"/>
    <w:rsid w:val="00225114"/>
    <w:rsid w:val="00231284"/>
    <w:rsid w:val="002325D3"/>
    <w:rsid w:val="00235A3D"/>
    <w:rsid w:val="00242FB1"/>
    <w:rsid w:val="0024418C"/>
    <w:rsid w:val="002625A7"/>
    <w:rsid w:val="00267590"/>
    <w:rsid w:val="00280748"/>
    <w:rsid w:val="00281609"/>
    <w:rsid w:val="0028175D"/>
    <w:rsid w:val="00284892"/>
    <w:rsid w:val="0028670B"/>
    <w:rsid w:val="002947E5"/>
    <w:rsid w:val="00297EF8"/>
    <w:rsid w:val="002A35D7"/>
    <w:rsid w:val="002A5358"/>
    <w:rsid w:val="002A55A1"/>
    <w:rsid w:val="002B057A"/>
    <w:rsid w:val="002B7442"/>
    <w:rsid w:val="002C0E68"/>
    <w:rsid w:val="002D2A12"/>
    <w:rsid w:val="002D2B6B"/>
    <w:rsid w:val="002E5356"/>
    <w:rsid w:val="002E7F06"/>
    <w:rsid w:val="002F5CDD"/>
    <w:rsid w:val="003023EA"/>
    <w:rsid w:val="00304457"/>
    <w:rsid w:val="00320E68"/>
    <w:rsid w:val="00325EA6"/>
    <w:rsid w:val="00326F68"/>
    <w:rsid w:val="003275A2"/>
    <w:rsid w:val="00334E45"/>
    <w:rsid w:val="0033707A"/>
    <w:rsid w:val="00337A91"/>
    <w:rsid w:val="0035228A"/>
    <w:rsid w:val="00355796"/>
    <w:rsid w:val="00361218"/>
    <w:rsid w:val="00363DFB"/>
    <w:rsid w:val="00364394"/>
    <w:rsid w:val="003643A3"/>
    <w:rsid w:val="00365141"/>
    <w:rsid w:val="0036639D"/>
    <w:rsid w:val="00367382"/>
    <w:rsid w:val="003817E8"/>
    <w:rsid w:val="00395600"/>
    <w:rsid w:val="00395E5F"/>
    <w:rsid w:val="003A18C3"/>
    <w:rsid w:val="003A3B01"/>
    <w:rsid w:val="003A5627"/>
    <w:rsid w:val="003B11F5"/>
    <w:rsid w:val="003B19C7"/>
    <w:rsid w:val="003B473F"/>
    <w:rsid w:val="003B66A7"/>
    <w:rsid w:val="003C3922"/>
    <w:rsid w:val="003D12BA"/>
    <w:rsid w:val="003F3927"/>
    <w:rsid w:val="003F4EB4"/>
    <w:rsid w:val="003F729A"/>
    <w:rsid w:val="00411146"/>
    <w:rsid w:val="00413DFB"/>
    <w:rsid w:val="00414741"/>
    <w:rsid w:val="0041566D"/>
    <w:rsid w:val="00416754"/>
    <w:rsid w:val="00420496"/>
    <w:rsid w:val="00420ABC"/>
    <w:rsid w:val="00420B28"/>
    <w:rsid w:val="00421E9B"/>
    <w:rsid w:val="004254B5"/>
    <w:rsid w:val="00425F46"/>
    <w:rsid w:val="00433ADC"/>
    <w:rsid w:val="00435A07"/>
    <w:rsid w:val="0043710A"/>
    <w:rsid w:val="00441C17"/>
    <w:rsid w:val="00446954"/>
    <w:rsid w:val="00453478"/>
    <w:rsid w:val="00455048"/>
    <w:rsid w:val="00455BA2"/>
    <w:rsid w:val="0045658B"/>
    <w:rsid w:val="00457152"/>
    <w:rsid w:val="00461217"/>
    <w:rsid w:val="00470350"/>
    <w:rsid w:val="00470801"/>
    <w:rsid w:val="00471DD7"/>
    <w:rsid w:val="00473840"/>
    <w:rsid w:val="0047473D"/>
    <w:rsid w:val="00475374"/>
    <w:rsid w:val="00475730"/>
    <w:rsid w:val="00484177"/>
    <w:rsid w:val="00496157"/>
    <w:rsid w:val="004A3DF7"/>
    <w:rsid w:val="004A68EF"/>
    <w:rsid w:val="004B442F"/>
    <w:rsid w:val="004C211A"/>
    <w:rsid w:val="004C4606"/>
    <w:rsid w:val="004D2119"/>
    <w:rsid w:val="004D3735"/>
    <w:rsid w:val="004D7BD8"/>
    <w:rsid w:val="004F003F"/>
    <w:rsid w:val="004F38ED"/>
    <w:rsid w:val="004F5521"/>
    <w:rsid w:val="004F58FB"/>
    <w:rsid w:val="004F65A5"/>
    <w:rsid w:val="004F6A7E"/>
    <w:rsid w:val="00501878"/>
    <w:rsid w:val="005033E3"/>
    <w:rsid w:val="00512D2C"/>
    <w:rsid w:val="00513B70"/>
    <w:rsid w:val="00522CAE"/>
    <w:rsid w:val="00525196"/>
    <w:rsid w:val="0053520B"/>
    <w:rsid w:val="00537D07"/>
    <w:rsid w:val="005508F5"/>
    <w:rsid w:val="005529A6"/>
    <w:rsid w:val="005563F5"/>
    <w:rsid w:val="005574B4"/>
    <w:rsid w:val="00557EC4"/>
    <w:rsid w:val="00560061"/>
    <w:rsid w:val="00560E91"/>
    <w:rsid w:val="00571AA5"/>
    <w:rsid w:val="00576CAA"/>
    <w:rsid w:val="00582F36"/>
    <w:rsid w:val="00587142"/>
    <w:rsid w:val="005958FA"/>
    <w:rsid w:val="00596C7B"/>
    <w:rsid w:val="00597273"/>
    <w:rsid w:val="005A1987"/>
    <w:rsid w:val="005A261F"/>
    <w:rsid w:val="005B058B"/>
    <w:rsid w:val="005B1AC0"/>
    <w:rsid w:val="005B30BA"/>
    <w:rsid w:val="005B4BF9"/>
    <w:rsid w:val="005B716E"/>
    <w:rsid w:val="005C11C3"/>
    <w:rsid w:val="005C5550"/>
    <w:rsid w:val="005D3FED"/>
    <w:rsid w:val="005E52E8"/>
    <w:rsid w:val="005E7BA0"/>
    <w:rsid w:val="005E7F0D"/>
    <w:rsid w:val="005F15EC"/>
    <w:rsid w:val="005F2ECB"/>
    <w:rsid w:val="005F31EB"/>
    <w:rsid w:val="005F5774"/>
    <w:rsid w:val="005F641D"/>
    <w:rsid w:val="005F659C"/>
    <w:rsid w:val="005F7AD7"/>
    <w:rsid w:val="006015EA"/>
    <w:rsid w:val="00602F4F"/>
    <w:rsid w:val="00617074"/>
    <w:rsid w:val="00623D62"/>
    <w:rsid w:val="00631A06"/>
    <w:rsid w:val="00631ED2"/>
    <w:rsid w:val="00635CA3"/>
    <w:rsid w:val="00635D8A"/>
    <w:rsid w:val="00637470"/>
    <w:rsid w:val="006402C3"/>
    <w:rsid w:val="006432AF"/>
    <w:rsid w:val="006432B1"/>
    <w:rsid w:val="00644D8A"/>
    <w:rsid w:val="006501C0"/>
    <w:rsid w:val="00655CF4"/>
    <w:rsid w:val="00657957"/>
    <w:rsid w:val="00657B92"/>
    <w:rsid w:val="00661C6D"/>
    <w:rsid w:val="006678A3"/>
    <w:rsid w:val="006710F5"/>
    <w:rsid w:val="00671177"/>
    <w:rsid w:val="006777A3"/>
    <w:rsid w:val="006A0FC8"/>
    <w:rsid w:val="006B1A53"/>
    <w:rsid w:val="006B2018"/>
    <w:rsid w:val="006C1F45"/>
    <w:rsid w:val="006C26E7"/>
    <w:rsid w:val="006C2B71"/>
    <w:rsid w:val="006C4EF1"/>
    <w:rsid w:val="006D00B1"/>
    <w:rsid w:val="006D1D09"/>
    <w:rsid w:val="006E0248"/>
    <w:rsid w:val="006E6E68"/>
    <w:rsid w:val="006E7476"/>
    <w:rsid w:val="006F3344"/>
    <w:rsid w:val="00700A0D"/>
    <w:rsid w:val="0070232F"/>
    <w:rsid w:val="007032FF"/>
    <w:rsid w:val="00704416"/>
    <w:rsid w:val="00707101"/>
    <w:rsid w:val="007114AF"/>
    <w:rsid w:val="00715AC4"/>
    <w:rsid w:val="00716D19"/>
    <w:rsid w:val="0072288B"/>
    <w:rsid w:val="0072330F"/>
    <w:rsid w:val="00751B0E"/>
    <w:rsid w:val="0075339E"/>
    <w:rsid w:val="00753F31"/>
    <w:rsid w:val="00761A28"/>
    <w:rsid w:val="007639B5"/>
    <w:rsid w:val="007654D4"/>
    <w:rsid w:val="00766CFC"/>
    <w:rsid w:val="00772A1F"/>
    <w:rsid w:val="00774538"/>
    <w:rsid w:val="0077551A"/>
    <w:rsid w:val="00782841"/>
    <w:rsid w:val="00786026"/>
    <w:rsid w:val="007907BC"/>
    <w:rsid w:val="00792903"/>
    <w:rsid w:val="00793CD7"/>
    <w:rsid w:val="00794766"/>
    <w:rsid w:val="007A1C44"/>
    <w:rsid w:val="007A395F"/>
    <w:rsid w:val="007A6795"/>
    <w:rsid w:val="007B17A4"/>
    <w:rsid w:val="007B49A2"/>
    <w:rsid w:val="007B5436"/>
    <w:rsid w:val="007D119C"/>
    <w:rsid w:val="007D62BA"/>
    <w:rsid w:val="007E09DD"/>
    <w:rsid w:val="007E5E1E"/>
    <w:rsid w:val="007F618F"/>
    <w:rsid w:val="007F7AD1"/>
    <w:rsid w:val="008000A0"/>
    <w:rsid w:val="00804F46"/>
    <w:rsid w:val="00805595"/>
    <w:rsid w:val="008115D3"/>
    <w:rsid w:val="0081175B"/>
    <w:rsid w:val="00811967"/>
    <w:rsid w:val="0081409C"/>
    <w:rsid w:val="00814782"/>
    <w:rsid w:val="00821AF4"/>
    <w:rsid w:val="0084107E"/>
    <w:rsid w:val="008420CE"/>
    <w:rsid w:val="008447DC"/>
    <w:rsid w:val="00847491"/>
    <w:rsid w:val="00855D6A"/>
    <w:rsid w:val="00857A72"/>
    <w:rsid w:val="00876221"/>
    <w:rsid w:val="00877CBA"/>
    <w:rsid w:val="0089218C"/>
    <w:rsid w:val="008A2D47"/>
    <w:rsid w:val="008A3E06"/>
    <w:rsid w:val="008A6192"/>
    <w:rsid w:val="008A6E8F"/>
    <w:rsid w:val="008A79C7"/>
    <w:rsid w:val="008A7E78"/>
    <w:rsid w:val="008B13E6"/>
    <w:rsid w:val="008B18C2"/>
    <w:rsid w:val="008B62F1"/>
    <w:rsid w:val="008C2029"/>
    <w:rsid w:val="008C68AB"/>
    <w:rsid w:val="008D43CA"/>
    <w:rsid w:val="008D77F6"/>
    <w:rsid w:val="008E1592"/>
    <w:rsid w:val="008E50D0"/>
    <w:rsid w:val="008E64AE"/>
    <w:rsid w:val="008E6B44"/>
    <w:rsid w:val="008F13E6"/>
    <w:rsid w:val="0090312B"/>
    <w:rsid w:val="009040D5"/>
    <w:rsid w:val="00904A44"/>
    <w:rsid w:val="00906195"/>
    <w:rsid w:val="00910CB7"/>
    <w:rsid w:val="00917D40"/>
    <w:rsid w:val="0092319E"/>
    <w:rsid w:val="00927152"/>
    <w:rsid w:val="00932CF6"/>
    <w:rsid w:val="0094778C"/>
    <w:rsid w:val="00950931"/>
    <w:rsid w:val="00952D4A"/>
    <w:rsid w:val="0095559B"/>
    <w:rsid w:val="00962664"/>
    <w:rsid w:val="00962E8F"/>
    <w:rsid w:val="00966E27"/>
    <w:rsid w:val="00983260"/>
    <w:rsid w:val="00983FE1"/>
    <w:rsid w:val="00993759"/>
    <w:rsid w:val="009940D6"/>
    <w:rsid w:val="009A0899"/>
    <w:rsid w:val="009A08B1"/>
    <w:rsid w:val="009A08EB"/>
    <w:rsid w:val="009A5A16"/>
    <w:rsid w:val="009A6852"/>
    <w:rsid w:val="009B3A68"/>
    <w:rsid w:val="009B58D7"/>
    <w:rsid w:val="009C4C3F"/>
    <w:rsid w:val="009D11A3"/>
    <w:rsid w:val="009D3F32"/>
    <w:rsid w:val="009E0CF8"/>
    <w:rsid w:val="009E14B3"/>
    <w:rsid w:val="009E1AB7"/>
    <w:rsid w:val="009E2B78"/>
    <w:rsid w:val="009E42B0"/>
    <w:rsid w:val="009E6032"/>
    <w:rsid w:val="009F1C90"/>
    <w:rsid w:val="009F5842"/>
    <w:rsid w:val="00A0063F"/>
    <w:rsid w:val="00A07DEE"/>
    <w:rsid w:val="00A27445"/>
    <w:rsid w:val="00A301F8"/>
    <w:rsid w:val="00A4106A"/>
    <w:rsid w:val="00A458D7"/>
    <w:rsid w:val="00A473D4"/>
    <w:rsid w:val="00A57F21"/>
    <w:rsid w:val="00A718E5"/>
    <w:rsid w:val="00A778F5"/>
    <w:rsid w:val="00A846BD"/>
    <w:rsid w:val="00A96F03"/>
    <w:rsid w:val="00AA7BDD"/>
    <w:rsid w:val="00AB03C3"/>
    <w:rsid w:val="00AB06EC"/>
    <w:rsid w:val="00AB0A48"/>
    <w:rsid w:val="00AB4DC6"/>
    <w:rsid w:val="00AB6737"/>
    <w:rsid w:val="00AB70A7"/>
    <w:rsid w:val="00AC7861"/>
    <w:rsid w:val="00AD3C4C"/>
    <w:rsid w:val="00AE1CA1"/>
    <w:rsid w:val="00AE2B69"/>
    <w:rsid w:val="00AE3D59"/>
    <w:rsid w:val="00AE3E7F"/>
    <w:rsid w:val="00AF1495"/>
    <w:rsid w:val="00AF5B43"/>
    <w:rsid w:val="00AF7301"/>
    <w:rsid w:val="00AF764B"/>
    <w:rsid w:val="00AF7B16"/>
    <w:rsid w:val="00B058DD"/>
    <w:rsid w:val="00B108BE"/>
    <w:rsid w:val="00B1298B"/>
    <w:rsid w:val="00B14415"/>
    <w:rsid w:val="00B16C27"/>
    <w:rsid w:val="00B17A30"/>
    <w:rsid w:val="00B30C84"/>
    <w:rsid w:val="00B3112D"/>
    <w:rsid w:val="00B378AA"/>
    <w:rsid w:val="00B44F38"/>
    <w:rsid w:val="00B464E5"/>
    <w:rsid w:val="00B53BA8"/>
    <w:rsid w:val="00B604CC"/>
    <w:rsid w:val="00B7073B"/>
    <w:rsid w:val="00B757D3"/>
    <w:rsid w:val="00B76619"/>
    <w:rsid w:val="00B84EA2"/>
    <w:rsid w:val="00B91D4D"/>
    <w:rsid w:val="00BA3F28"/>
    <w:rsid w:val="00BA4A6E"/>
    <w:rsid w:val="00BA732D"/>
    <w:rsid w:val="00BA74B4"/>
    <w:rsid w:val="00BB0160"/>
    <w:rsid w:val="00BB19D6"/>
    <w:rsid w:val="00BB31CD"/>
    <w:rsid w:val="00BB4424"/>
    <w:rsid w:val="00BC61BC"/>
    <w:rsid w:val="00BD1E4B"/>
    <w:rsid w:val="00BD503E"/>
    <w:rsid w:val="00BD566A"/>
    <w:rsid w:val="00BD7490"/>
    <w:rsid w:val="00BE4C9E"/>
    <w:rsid w:val="00BE6AA1"/>
    <w:rsid w:val="00BE7A07"/>
    <w:rsid w:val="00BF065C"/>
    <w:rsid w:val="00C06011"/>
    <w:rsid w:val="00C119DC"/>
    <w:rsid w:val="00C11B91"/>
    <w:rsid w:val="00C1481A"/>
    <w:rsid w:val="00C22306"/>
    <w:rsid w:val="00C241D3"/>
    <w:rsid w:val="00C323C1"/>
    <w:rsid w:val="00C32B78"/>
    <w:rsid w:val="00C3366C"/>
    <w:rsid w:val="00C33D5D"/>
    <w:rsid w:val="00C36B1D"/>
    <w:rsid w:val="00C4098A"/>
    <w:rsid w:val="00C4158E"/>
    <w:rsid w:val="00C45760"/>
    <w:rsid w:val="00C5140A"/>
    <w:rsid w:val="00C5179C"/>
    <w:rsid w:val="00C65BA2"/>
    <w:rsid w:val="00C73CBD"/>
    <w:rsid w:val="00C95439"/>
    <w:rsid w:val="00CB045D"/>
    <w:rsid w:val="00CC2FCD"/>
    <w:rsid w:val="00CC32E1"/>
    <w:rsid w:val="00CC4895"/>
    <w:rsid w:val="00CC73B1"/>
    <w:rsid w:val="00CD162E"/>
    <w:rsid w:val="00CD53B1"/>
    <w:rsid w:val="00CE39B2"/>
    <w:rsid w:val="00CE5E37"/>
    <w:rsid w:val="00CF24CE"/>
    <w:rsid w:val="00CF67F5"/>
    <w:rsid w:val="00D0043E"/>
    <w:rsid w:val="00D02BD3"/>
    <w:rsid w:val="00D036A0"/>
    <w:rsid w:val="00D04917"/>
    <w:rsid w:val="00D06EA3"/>
    <w:rsid w:val="00D06EE4"/>
    <w:rsid w:val="00D129FD"/>
    <w:rsid w:val="00D150D8"/>
    <w:rsid w:val="00D25E45"/>
    <w:rsid w:val="00D3353A"/>
    <w:rsid w:val="00D33EC5"/>
    <w:rsid w:val="00D359EC"/>
    <w:rsid w:val="00D45438"/>
    <w:rsid w:val="00D45522"/>
    <w:rsid w:val="00D455DD"/>
    <w:rsid w:val="00D45CE4"/>
    <w:rsid w:val="00D461F9"/>
    <w:rsid w:val="00D513F2"/>
    <w:rsid w:val="00D60560"/>
    <w:rsid w:val="00D620CF"/>
    <w:rsid w:val="00D72809"/>
    <w:rsid w:val="00D75EBB"/>
    <w:rsid w:val="00D91128"/>
    <w:rsid w:val="00D91736"/>
    <w:rsid w:val="00D93B46"/>
    <w:rsid w:val="00DA216B"/>
    <w:rsid w:val="00DC3F7D"/>
    <w:rsid w:val="00DC5322"/>
    <w:rsid w:val="00DC556C"/>
    <w:rsid w:val="00DD3F87"/>
    <w:rsid w:val="00DD487B"/>
    <w:rsid w:val="00DD6DC5"/>
    <w:rsid w:val="00DE1ADD"/>
    <w:rsid w:val="00DE21AE"/>
    <w:rsid w:val="00DE2B60"/>
    <w:rsid w:val="00DE4461"/>
    <w:rsid w:val="00DE5E9F"/>
    <w:rsid w:val="00DE67F0"/>
    <w:rsid w:val="00DF0228"/>
    <w:rsid w:val="00DF64CB"/>
    <w:rsid w:val="00E01743"/>
    <w:rsid w:val="00E02988"/>
    <w:rsid w:val="00E07FE1"/>
    <w:rsid w:val="00E108A8"/>
    <w:rsid w:val="00E144DC"/>
    <w:rsid w:val="00E1575F"/>
    <w:rsid w:val="00E21388"/>
    <w:rsid w:val="00E22F5A"/>
    <w:rsid w:val="00E26135"/>
    <w:rsid w:val="00E27EB4"/>
    <w:rsid w:val="00E303FD"/>
    <w:rsid w:val="00E367A1"/>
    <w:rsid w:val="00E42EB2"/>
    <w:rsid w:val="00E46645"/>
    <w:rsid w:val="00E46CCE"/>
    <w:rsid w:val="00E47747"/>
    <w:rsid w:val="00E47A83"/>
    <w:rsid w:val="00E503FF"/>
    <w:rsid w:val="00E50C8C"/>
    <w:rsid w:val="00E51F69"/>
    <w:rsid w:val="00E54D11"/>
    <w:rsid w:val="00E603A6"/>
    <w:rsid w:val="00E6382D"/>
    <w:rsid w:val="00E64D86"/>
    <w:rsid w:val="00E7303E"/>
    <w:rsid w:val="00E74FDD"/>
    <w:rsid w:val="00E75324"/>
    <w:rsid w:val="00E830CF"/>
    <w:rsid w:val="00E866EA"/>
    <w:rsid w:val="00E87F32"/>
    <w:rsid w:val="00E903C6"/>
    <w:rsid w:val="00E90D91"/>
    <w:rsid w:val="00E9140F"/>
    <w:rsid w:val="00E94D8E"/>
    <w:rsid w:val="00E9714B"/>
    <w:rsid w:val="00E97FCA"/>
    <w:rsid w:val="00EA29D8"/>
    <w:rsid w:val="00EA3475"/>
    <w:rsid w:val="00EA4495"/>
    <w:rsid w:val="00EB6A37"/>
    <w:rsid w:val="00EC3A0D"/>
    <w:rsid w:val="00EC3D81"/>
    <w:rsid w:val="00ED3635"/>
    <w:rsid w:val="00ED5ECB"/>
    <w:rsid w:val="00ED60BF"/>
    <w:rsid w:val="00EE201F"/>
    <w:rsid w:val="00EE2FFE"/>
    <w:rsid w:val="00EE4A60"/>
    <w:rsid w:val="00EE51A8"/>
    <w:rsid w:val="00EE7077"/>
    <w:rsid w:val="00EF23D2"/>
    <w:rsid w:val="00EF44AD"/>
    <w:rsid w:val="00EF59BF"/>
    <w:rsid w:val="00F0079E"/>
    <w:rsid w:val="00F03B0B"/>
    <w:rsid w:val="00F132CA"/>
    <w:rsid w:val="00F15581"/>
    <w:rsid w:val="00F15B2E"/>
    <w:rsid w:val="00F2351A"/>
    <w:rsid w:val="00F25684"/>
    <w:rsid w:val="00F3656A"/>
    <w:rsid w:val="00F400DA"/>
    <w:rsid w:val="00F45C91"/>
    <w:rsid w:val="00F465E5"/>
    <w:rsid w:val="00F50296"/>
    <w:rsid w:val="00F5031F"/>
    <w:rsid w:val="00F56970"/>
    <w:rsid w:val="00F61B9B"/>
    <w:rsid w:val="00F65D8C"/>
    <w:rsid w:val="00F76F1F"/>
    <w:rsid w:val="00F77C06"/>
    <w:rsid w:val="00F8443C"/>
    <w:rsid w:val="00FA005E"/>
    <w:rsid w:val="00FA6FBC"/>
    <w:rsid w:val="00FC4723"/>
    <w:rsid w:val="00FD4E64"/>
    <w:rsid w:val="00FD747C"/>
    <w:rsid w:val="00FE571C"/>
    <w:rsid w:val="00FE5E85"/>
    <w:rsid w:val="00FE6EE5"/>
    <w:rsid w:val="00FE76C2"/>
    <w:rsid w:val="00FF38C4"/>
    <w:rsid w:val="00FF52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821D6"/>
  <w15:chartTrackingRefBased/>
  <w15:docId w15:val="{C842F074-BFE5-473E-9825-998E1055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8921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1A49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1A49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BC61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D06EE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576CAA"/>
    <w:pPr>
      <w:ind w:left="720"/>
      <w:contextualSpacing/>
    </w:pPr>
  </w:style>
  <w:style w:type="character" w:customStyle="1" w:styleId="Ttulo1Char">
    <w:name w:val="Título 1 Char"/>
    <w:basedOn w:val="Fontepargpadro"/>
    <w:link w:val="Ttulo1"/>
    <w:uiPriority w:val="9"/>
    <w:rsid w:val="0089218C"/>
    <w:rPr>
      <w:rFonts w:ascii="Times New Roman" w:eastAsia="Times New Roman" w:hAnsi="Times New Roman" w:cs="Times New Roman"/>
      <w:b/>
      <w:bCs/>
      <w:kern w:val="36"/>
      <w:sz w:val="48"/>
      <w:szCs w:val="48"/>
      <w:lang w:eastAsia="pt-BR"/>
    </w:rPr>
  </w:style>
  <w:style w:type="character" w:styleId="Forte">
    <w:name w:val="Strong"/>
    <w:basedOn w:val="Fontepargpadro"/>
    <w:uiPriority w:val="22"/>
    <w:qFormat/>
    <w:rsid w:val="0089218C"/>
    <w:rPr>
      <w:b/>
      <w:bCs/>
    </w:rPr>
  </w:style>
  <w:style w:type="character" w:styleId="nfase">
    <w:name w:val="Emphasis"/>
    <w:basedOn w:val="Fontepargpadro"/>
    <w:uiPriority w:val="20"/>
    <w:qFormat/>
    <w:rsid w:val="0089218C"/>
    <w:rPr>
      <w:i/>
      <w:iCs/>
    </w:rPr>
  </w:style>
  <w:style w:type="character" w:styleId="Hyperlink">
    <w:name w:val="Hyperlink"/>
    <w:basedOn w:val="Fontepargpadro"/>
    <w:uiPriority w:val="99"/>
    <w:unhideWhenUsed/>
    <w:rsid w:val="0089218C"/>
    <w:rPr>
      <w:color w:val="0000FF"/>
      <w:u w:val="single"/>
    </w:rPr>
  </w:style>
  <w:style w:type="character" w:customStyle="1" w:styleId="Ttulo2Char">
    <w:name w:val="Título 2 Char"/>
    <w:basedOn w:val="Fontepargpadro"/>
    <w:link w:val="Ttulo2"/>
    <w:uiPriority w:val="9"/>
    <w:rsid w:val="001A49B7"/>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1A49B7"/>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BC61BC"/>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E7303E"/>
    <w:rPr>
      <w:color w:val="605E5C"/>
      <w:shd w:val="clear" w:color="auto" w:fill="E1DFDD"/>
    </w:rPr>
  </w:style>
  <w:style w:type="paragraph" w:styleId="CabealhodoSumrio">
    <w:name w:val="TOC Heading"/>
    <w:basedOn w:val="Ttulo1"/>
    <w:next w:val="Normal"/>
    <w:uiPriority w:val="39"/>
    <w:unhideWhenUsed/>
    <w:qFormat/>
    <w:rsid w:val="0039560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umrio1">
    <w:name w:val="toc 1"/>
    <w:basedOn w:val="Normal"/>
    <w:next w:val="Normal"/>
    <w:autoRedefine/>
    <w:uiPriority w:val="39"/>
    <w:unhideWhenUsed/>
    <w:rsid w:val="0077551A"/>
    <w:pPr>
      <w:tabs>
        <w:tab w:val="left" w:pos="440"/>
        <w:tab w:val="right" w:leader="dot" w:pos="9061"/>
      </w:tabs>
      <w:spacing w:after="100" w:line="360" w:lineRule="auto"/>
      <w:jc w:val="both"/>
    </w:pPr>
  </w:style>
  <w:style w:type="paragraph" w:styleId="Sumrio3">
    <w:name w:val="toc 3"/>
    <w:basedOn w:val="Normal"/>
    <w:next w:val="Normal"/>
    <w:autoRedefine/>
    <w:uiPriority w:val="39"/>
    <w:unhideWhenUsed/>
    <w:rsid w:val="00395600"/>
    <w:pPr>
      <w:spacing w:after="100"/>
      <w:ind w:left="440"/>
    </w:pPr>
  </w:style>
  <w:style w:type="paragraph" w:styleId="Sumrio2">
    <w:name w:val="toc 2"/>
    <w:basedOn w:val="Normal"/>
    <w:next w:val="Normal"/>
    <w:autoRedefine/>
    <w:uiPriority w:val="39"/>
    <w:unhideWhenUsed/>
    <w:rsid w:val="00200302"/>
    <w:pPr>
      <w:tabs>
        <w:tab w:val="left" w:pos="880"/>
        <w:tab w:val="right" w:leader="dot" w:pos="9061"/>
      </w:tabs>
      <w:spacing w:after="100" w:line="360" w:lineRule="auto"/>
      <w:ind w:left="220"/>
      <w:jc w:val="both"/>
    </w:pPr>
  </w:style>
  <w:style w:type="paragraph" w:styleId="Legenda">
    <w:name w:val="caption"/>
    <w:basedOn w:val="Normal"/>
    <w:next w:val="Normal"/>
    <w:uiPriority w:val="35"/>
    <w:unhideWhenUsed/>
    <w:qFormat/>
    <w:rsid w:val="007639B5"/>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267590"/>
    <w:pPr>
      <w:spacing w:after="0"/>
    </w:pPr>
  </w:style>
  <w:style w:type="paragraph" w:customStyle="1" w:styleId="Capa-Folhaderosto">
    <w:name w:val="Capa-Folha de rosto"/>
    <w:basedOn w:val="Normal"/>
    <w:qFormat/>
    <w:rsid w:val="00DE21AE"/>
    <w:pPr>
      <w:spacing w:after="0" w:line="360" w:lineRule="auto"/>
      <w:jc w:val="center"/>
    </w:pPr>
    <w:rPr>
      <w:rFonts w:ascii="Arial" w:eastAsia="Calibri" w:hAnsi="Arial" w:cs="Times New Roman"/>
      <w:caps/>
      <w:sz w:val="24"/>
    </w:rPr>
  </w:style>
  <w:style w:type="paragraph" w:styleId="Cabealho">
    <w:name w:val="header"/>
    <w:basedOn w:val="Normal"/>
    <w:link w:val="CabealhoChar"/>
    <w:uiPriority w:val="99"/>
    <w:unhideWhenUsed/>
    <w:rsid w:val="00804F4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04F46"/>
  </w:style>
  <w:style w:type="paragraph" w:styleId="Rodap">
    <w:name w:val="footer"/>
    <w:basedOn w:val="Normal"/>
    <w:link w:val="RodapChar"/>
    <w:uiPriority w:val="99"/>
    <w:unhideWhenUsed/>
    <w:rsid w:val="00804F46"/>
    <w:pPr>
      <w:tabs>
        <w:tab w:val="center" w:pos="4252"/>
        <w:tab w:val="right" w:pos="8504"/>
      </w:tabs>
      <w:spacing w:after="0" w:line="240" w:lineRule="auto"/>
    </w:pPr>
  </w:style>
  <w:style w:type="character" w:customStyle="1" w:styleId="RodapChar">
    <w:name w:val="Rodapé Char"/>
    <w:basedOn w:val="Fontepargpadro"/>
    <w:link w:val="Rodap"/>
    <w:uiPriority w:val="99"/>
    <w:rsid w:val="00804F46"/>
  </w:style>
  <w:style w:type="paragraph" w:styleId="Reviso">
    <w:name w:val="Revision"/>
    <w:hidden/>
    <w:uiPriority w:val="99"/>
    <w:semiHidden/>
    <w:rsid w:val="00C323C1"/>
    <w:pPr>
      <w:spacing w:after="0" w:line="240" w:lineRule="auto"/>
    </w:pPr>
  </w:style>
  <w:style w:type="paragraph" w:styleId="Textodebalo">
    <w:name w:val="Balloon Text"/>
    <w:basedOn w:val="Normal"/>
    <w:link w:val="TextodebaloChar"/>
    <w:uiPriority w:val="99"/>
    <w:semiHidden/>
    <w:unhideWhenUsed/>
    <w:rsid w:val="0095559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5559B"/>
    <w:rPr>
      <w:rFonts w:ascii="Segoe UI" w:hAnsi="Segoe UI" w:cs="Segoe UI"/>
      <w:sz w:val="18"/>
      <w:szCs w:val="18"/>
    </w:rPr>
  </w:style>
  <w:style w:type="character" w:styleId="Refdecomentrio">
    <w:name w:val="annotation reference"/>
    <w:basedOn w:val="Fontepargpadro"/>
    <w:uiPriority w:val="99"/>
    <w:semiHidden/>
    <w:unhideWhenUsed/>
    <w:rsid w:val="0095559B"/>
    <w:rPr>
      <w:sz w:val="16"/>
      <w:szCs w:val="16"/>
    </w:rPr>
  </w:style>
  <w:style w:type="paragraph" w:styleId="Textodecomentrio">
    <w:name w:val="annotation text"/>
    <w:basedOn w:val="Normal"/>
    <w:link w:val="TextodecomentrioChar"/>
    <w:uiPriority w:val="99"/>
    <w:semiHidden/>
    <w:unhideWhenUsed/>
    <w:rsid w:val="009555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5559B"/>
    <w:rPr>
      <w:sz w:val="20"/>
      <w:szCs w:val="20"/>
    </w:rPr>
  </w:style>
  <w:style w:type="paragraph" w:styleId="Assuntodocomentrio">
    <w:name w:val="annotation subject"/>
    <w:basedOn w:val="Textodecomentrio"/>
    <w:next w:val="Textodecomentrio"/>
    <w:link w:val="AssuntodocomentrioChar"/>
    <w:uiPriority w:val="99"/>
    <w:semiHidden/>
    <w:unhideWhenUsed/>
    <w:rsid w:val="0095559B"/>
    <w:rPr>
      <w:b/>
      <w:bCs/>
    </w:rPr>
  </w:style>
  <w:style w:type="character" w:customStyle="1" w:styleId="AssuntodocomentrioChar">
    <w:name w:val="Assunto do comentário Char"/>
    <w:basedOn w:val="TextodecomentrioChar"/>
    <w:link w:val="Assuntodocomentrio"/>
    <w:uiPriority w:val="99"/>
    <w:semiHidden/>
    <w:rsid w:val="0095559B"/>
    <w:rPr>
      <w:b/>
      <w:bCs/>
      <w:sz w:val="20"/>
      <w:szCs w:val="20"/>
    </w:rPr>
  </w:style>
  <w:style w:type="table" w:styleId="Tabelacomgrade">
    <w:name w:val="Table Grid"/>
    <w:basedOn w:val="Tabelanormal"/>
    <w:uiPriority w:val="59"/>
    <w:rsid w:val="009A0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5229">
      <w:bodyDiv w:val="1"/>
      <w:marLeft w:val="0"/>
      <w:marRight w:val="0"/>
      <w:marTop w:val="0"/>
      <w:marBottom w:val="0"/>
      <w:divBdr>
        <w:top w:val="none" w:sz="0" w:space="0" w:color="auto"/>
        <w:left w:val="none" w:sz="0" w:space="0" w:color="auto"/>
        <w:bottom w:val="none" w:sz="0" w:space="0" w:color="auto"/>
        <w:right w:val="none" w:sz="0" w:space="0" w:color="auto"/>
      </w:divBdr>
    </w:div>
    <w:div w:id="38670290">
      <w:bodyDiv w:val="1"/>
      <w:marLeft w:val="0"/>
      <w:marRight w:val="0"/>
      <w:marTop w:val="0"/>
      <w:marBottom w:val="0"/>
      <w:divBdr>
        <w:top w:val="none" w:sz="0" w:space="0" w:color="auto"/>
        <w:left w:val="none" w:sz="0" w:space="0" w:color="auto"/>
        <w:bottom w:val="none" w:sz="0" w:space="0" w:color="auto"/>
        <w:right w:val="none" w:sz="0" w:space="0" w:color="auto"/>
      </w:divBdr>
    </w:div>
    <w:div w:id="136144274">
      <w:bodyDiv w:val="1"/>
      <w:marLeft w:val="0"/>
      <w:marRight w:val="0"/>
      <w:marTop w:val="0"/>
      <w:marBottom w:val="0"/>
      <w:divBdr>
        <w:top w:val="none" w:sz="0" w:space="0" w:color="auto"/>
        <w:left w:val="none" w:sz="0" w:space="0" w:color="auto"/>
        <w:bottom w:val="none" w:sz="0" w:space="0" w:color="auto"/>
        <w:right w:val="none" w:sz="0" w:space="0" w:color="auto"/>
      </w:divBdr>
    </w:div>
    <w:div w:id="141892085">
      <w:bodyDiv w:val="1"/>
      <w:marLeft w:val="0"/>
      <w:marRight w:val="0"/>
      <w:marTop w:val="0"/>
      <w:marBottom w:val="0"/>
      <w:divBdr>
        <w:top w:val="none" w:sz="0" w:space="0" w:color="auto"/>
        <w:left w:val="none" w:sz="0" w:space="0" w:color="auto"/>
        <w:bottom w:val="none" w:sz="0" w:space="0" w:color="auto"/>
        <w:right w:val="none" w:sz="0" w:space="0" w:color="auto"/>
      </w:divBdr>
    </w:div>
    <w:div w:id="169375448">
      <w:bodyDiv w:val="1"/>
      <w:marLeft w:val="0"/>
      <w:marRight w:val="0"/>
      <w:marTop w:val="0"/>
      <w:marBottom w:val="0"/>
      <w:divBdr>
        <w:top w:val="none" w:sz="0" w:space="0" w:color="auto"/>
        <w:left w:val="none" w:sz="0" w:space="0" w:color="auto"/>
        <w:bottom w:val="none" w:sz="0" w:space="0" w:color="auto"/>
        <w:right w:val="none" w:sz="0" w:space="0" w:color="auto"/>
      </w:divBdr>
    </w:div>
    <w:div w:id="189148592">
      <w:bodyDiv w:val="1"/>
      <w:marLeft w:val="0"/>
      <w:marRight w:val="0"/>
      <w:marTop w:val="0"/>
      <w:marBottom w:val="0"/>
      <w:divBdr>
        <w:top w:val="none" w:sz="0" w:space="0" w:color="auto"/>
        <w:left w:val="none" w:sz="0" w:space="0" w:color="auto"/>
        <w:bottom w:val="none" w:sz="0" w:space="0" w:color="auto"/>
        <w:right w:val="none" w:sz="0" w:space="0" w:color="auto"/>
      </w:divBdr>
    </w:div>
    <w:div w:id="194005919">
      <w:bodyDiv w:val="1"/>
      <w:marLeft w:val="0"/>
      <w:marRight w:val="0"/>
      <w:marTop w:val="0"/>
      <w:marBottom w:val="0"/>
      <w:divBdr>
        <w:top w:val="none" w:sz="0" w:space="0" w:color="auto"/>
        <w:left w:val="none" w:sz="0" w:space="0" w:color="auto"/>
        <w:bottom w:val="none" w:sz="0" w:space="0" w:color="auto"/>
        <w:right w:val="none" w:sz="0" w:space="0" w:color="auto"/>
      </w:divBdr>
    </w:div>
    <w:div w:id="337654522">
      <w:bodyDiv w:val="1"/>
      <w:marLeft w:val="0"/>
      <w:marRight w:val="0"/>
      <w:marTop w:val="0"/>
      <w:marBottom w:val="0"/>
      <w:divBdr>
        <w:top w:val="none" w:sz="0" w:space="0" w:color="auto"/>
        <w:left w:val="none" w:sz="0" w:space="0" w:color="auto"/>
        <w:bottom w:val="none" w:sz="0" w:space="0" w:color="auto"/>
        <w:right w:val="none" w:sz="0" w:space="0" w:color="auto"/>
      </w:divBdr>
    </w:div>
    <w:div w:id="406655235">
      <w:bodyDiv w:val="1"/>
      <w:marLeft w:val="0"/>
      <w:marRight w:val="0"/>
      <w:marTop w:val="0"/>
      <w:marBottom w:val="0"/>
      <w:divBdr>
        <w:top w:val="none" w:sz="0" w:space="0" w:color="auto"/>
        <w:left w:val="none" w:sz="0" w:space="0" w:color="auto"/>
        <w:bottom w:val="none" w:sz="0" w:space="0" w:color="auto"/>
        <w:right w:val="none" w:sz="0" w:space="0" w:color="auto"/>
      </w:divBdr>
    </w:div>
    <w:div w:id="422723670">
      <w:bodyDiv w:val="1"/>
      <w:marLeft w:val="0"/>
      <w:marRight w:val="0"/>
      <w:marTop w:val="0"/>
      <w:marBottom w:val="0"/>
      <w:divBdr>
        <w:top w:val="none" w:sz="0" w:space="0" w:color="auto"/>
        <w:left w:val="none" w:sz="0" w:space="0" w:color="auto"/>
        <w:bottom w:val="none" w:sz="0" w:space="0" w:color="auto"/>
        <w:right w:val="none" w:sz="0" w:space="0" w:color="auto"/>
      </w:divBdr>
    </w:div>
    <w:div w:id="454494234">
      <w:bodyDiv w:val="1"/>
      <w:marLeft w:val="0"/>
      <w:marRight w:val="0"/>
      <w:marTop w:val="0"/>
      <w:marBottom w:val="0"/>
      <w:divBdr>
        <w:top w:val="none" w:sz="0" w:space="0" w:color="auto"/>
        <w:left w:val="none" w:sz="0" w:space="0" w:color="auto"/>
        <w:bottom w:val="none" w:sz="0" w:space="0" w:color="auto"/>
        <w:right w:val="none" w:sz="0" w:space="0" w:color="auto"/>
      </w:divBdr>
    </w:div>
    <w:div w:id="482164074">
      <w:bodyDiv w:val="1"/>
      <w:marLeft w:val="0"/>
      <w:marRight w:val="0"/>
      <w:marTop w:val="0"/>
      <w:marBottom w:val="0"/>
      <w:divBdr>
        <w:top w:val="none" w:sz="0" w:space="0" w:color="auto"/>
        <w:left w:val="none" w:sz="0" w:space="0" w:color="auto"/>
        <w:bottom w:val="none" w:sz="0" w:space="0" w:color="auto"/>
        <w:right w:val="none" w:sz="0" w:space="0" w:color="auto"/>
      </w:divBdr>
    </w:div>
    <w:div w:id="483737769">
      <w:bodyDiv w:val="1"/>
      <w:marLeft w:val="0"/>
      <w:marRight w:val="0"/>
      <w:marTop w:val="0"/>
      <w:marBottom w:val="0"/>
      <w:divBdr>
        <w:top w:val="none" w:sz="0" w:space="0" w:color="auto"/>
        <w:left w:val="none" w:sz="0" w:space="0" w:color="auto"/>
        <w:bottom w:val="none" w:sz="0" w:space="0" w:color="auto"/>
        <w:right w:val="none" w:sz="0" w:space="0" w:color="auto"/>
      </w:divBdr>
    </w:div>
    <w:div w:id="502162761">
      <w:bodyDiv w:val="1"/>
      <w:marLeft w:val="0"/>
      <w:marRight w:val="0"/>
      <w:marTop w:val="0"/>
      <w:marBottom w:val="0"/>
      <w:divBdr>
        <w:top w:val="none" w:sz="0" w:space="0" w:color="auto"/>
        <w:left w:val="none" w:sz="0" w:space="0" w:color="auto"/>
        <w:bottom w:val="none" w:sz="0" w:space="0" w:color="auto"/>
        <w:right w:val="none" w:sz="0" w:space="0" w:color="auto"/>
      </w:divBdr>
    </w:div>
    <w:div w:id="530337142">
      <w:bodyDiv w:val="1"/>
      <w:marLeft w:val="0"/>
      <w:marRight w:val="0"/>
      <w:marTop w:val="0"/>
      <w:marBottom w:val="0"/>
      <w:divBdr>
        <w:top w:val="none" w:sz="0" w:space="0" w:color="auto"/>
        <w:left w:val="none" w:sz="0" w:space="0" w:color="auto"/>
        <w:bottom w:val="none" w:sz="0" w:space="0" w:color="auto"/>
        <w:right w:val="none" w:sz="0" w:space="0" w:color="auto"/>
      </w:divBdr>
    </w:div>
    <w:div w:id="598105136">
      <w:bodyDiv w:val="1"/>
      <w:marLeft w:val="0"/>
      <w:marRight w:val="0"/>
      <w:marTop w:val="0"/>
      <w:marBottom w:val="0"/>
      <w:divBdr>
        <w:top w:val="none" w:sz="0" w:space="0" w:color="auto"/>
        <w:left w:val="none" w:sz="0" w:space="0" w:color="auto"/>
        <w:bottom w:val="none" w:sz="0" w:space="0" w:color="auto"/>
        <w:right w:val="none" w:sz="0" w:space="0" w:color="auto"/>
      </w:divBdr>
    </w:div>
    <w:div w:id="607542236">
      <w:bodyDiv w:val="1"/>
      <w:marLeft w:val="0"/>
      <w:marRight w:val="0"/>
      <w:marTop w:val="0"/>
      <w:marBottom w:val="0"/>
      <w:divBdr>
        <w:top w:val="none" w:sz="0" w:space="0" w:color="auto"/>
        <w:left w:val="none" w:sz="0" w:space="0" w:color="auto"/>
        <w:bottom w:val="none" w:sz="0" w:space="0" w:color="auto"/>
        <w:right w:val="none" w:sz="0" w:space="0" w:color="auto"/>
      </w:divBdr>
    </w:div>
    <w:div w:id="621309907">
      <w:bodyDiv w:val="1"/>
      <w:marLeft w:val="0"/>
      <w:marRight w:val="0"/>
      <w:marTop w:val="0"/>
      <w:marBottom w:val="0"/>
      <w:divBdr>
        <w:top w:val="none" w:sz="0" w:space="0" w:color="auto"/>
        <w:left w:val="none" w:sz="0" w:space="0" w:color="auto"/>
        <w:bottom w:val="none" w:sz="0" w:space="0" w:color="auto"/>
        <w:right w:val="none" w:sz="0" w:space="0" w:color="auto"/>
      </w:divBdr>
    </w:div>
    <w:div w:id="642809096">
      <w:bodyDiv w:val="1"/>
      <w:marLeft w:val="0"/>
      <w:marRight w:val="0"/>
      <w:marTop w:val="0"/>
      <w:marBottom w:val="0"/>
      <w:divBdr>
        <w:top w:val="none" w:sz="0" w:space="0" w:color="auto"/>
        <w:left w:val="none" w:sz="0" w:space="0" w:color="auto"/>
        <w:bottom w:val="none" w:sz="0" w:space="0" w:color="auto"/>
        <w:right w:val="none" w:sz="0" w:space="0" w:color="auto"/>
      </w:divBdr>
    </w:div>
    <w:div w:id="681471711">
      <w:bodyDiv w:val="1"/>
      <w:marLeft w:val="0"/>
      <w:marRight w:val="0"/>
      <w:marTop w:val="0"/>
      <w:marBottom w:val="0"/>
      <w:divBdr>
        <w:top w:val="none" w:sz="0" w:space="0" w:color="auto"/>
        <w:left w:val="none" w:sz="0" w:space="0" w:color="auto"/>
        <w:bottom w:val="none" w:sz="0" w:space="0" w:color="auto"/>
        <w:right w:val="none" w:sz="0" w:space="0" w:color="auto"/>
      </w:divBdr>
    </w:div>
    <w:div w:id="978607432">
      <w:bodyDiv w:val="1"/>
      <w:marLeft w:val="0"/>
      <w:marRight w:val="0"/>
      <w:marTop w:val="0"/>
      <w:marBottom w:val="0"/>
      <w:divBdr>
        <w:top w:val="none" w:sz="0" w:space="0" w:color="auto"/>
        <w:left w:val="none" w:sz="0" w:space="0" w:color="auto"/>
        <w:bottom w:val="none" w:sz="0" w:space="0" w:color="auto"/>
        <w:right w:val="none" w:sz="0" w:space="0" w:color="auto"/>
      </w:divBdr>
    </w:div>
    <w:div w:id="1013915892">
      <w:bodyDiv w:val="1"/>
      <w:marLeft w:val="0"/>
      <w:marRight w:val="0"/>
      <w:marTop w:val="0"/>
      <w:marBottom w:val="0"/>
      <w:divBdr>
        <w:top w:val="none" w:sz="0" w:space="0" w:color="auto"/>
        <w:left w:val="none" w:sz="0" w:space="0" w:color="auto"/>
        <w:bottom w:val="none" w:sz="0" w:space="0" w:color="auto"/>
        <w:right w:val="none" w:sz="0" w:space="0" w:color="auto"/>
      </w:divBdr>
    </w:div>
    <w:div w:id="1167136637">
      <w:bodyDiv w:val="1"/>
      <w:marLeft w:val="0"/>
      <w:marRight w:val="0"/>
      <w:marTop w:val="0"/>
      <w:marBottom w:val="0"/>
      <w:divBdr>
        <w:top w:val="none" w:sz="0" w:space="0" w:color="auto"/>
        <w:left w:val="none" w:sz="0" w:space="0" w:color="auto"/>
        <w:bottom w:val="none" w:sz="0" w:space="0" w:color="auto"/>
        <w:right w:val="none" w:sz="0" w:space="0" w:color="auto"/>
      </w:divBdr>
    </w:div>
    <w:div w:id="1192189225">
      <w:bodyDiv w:val="1"/>
      <w:marLeft w:val="0"/>
      <w:marRight w:val="0"/>
      <w:marTop w:val="0"/>
      <w:marBottom w:val="0"/>
      <w:divBdr>
        <w:top w:val="none" w:sz="0" w:space="0" w:color="auto"/>
        <w:left w:val="none" w:sz="0" w:space="0" w:color="auto"/>
        <w:bottom w:val="none" w:sz="0" w:space="0" w:color="auto"/>
        <w:right w:val="none" w:sz="0" w:space="0" w:color="auto"/>
      </w:divBdr>
    </w:div>
    <w:div w:id="1229462170">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371419333">
      <w:bodyDiv w:val="1"/>
      <w:marLeft w:val="0"/>
      <w:marRight w:val="0"/>
      <w:marTop w:val="0"/>
      <w:marBottom w:val="0"/>
      <w:divBdr>
        <w:top w:val="none" w:sz="0" w:space="0" w:color="auto"/>
        <w:left w:val="none" w:sz="0" w:space="0" w:color="auto"/>
        <w:bottom w:val="none" w:sz="0" w:space="0" w:color="auto"/>
        <w:right w:val="none" w:sz="0" w:space="0" w:color="auto"/>
      </w:divBdr>
    </w:div>
    <w:div w:id="1375422199">
      <w:bodyDiv w:val="1"/>
      <w:marLeft w:val="0"/>
      <w:marRight w:val="0"/>
      <w:marTop w:val="0"/>
      <w:marBottom w:val="0"/>
      <w:divBdr>
        <w:top w:val="none" w:sz="0" w:space="0" w:color="auto"/>
        <w:left w:val="none" w:sz="0" w:space="0" w:color="auto"/>
        <w:bottom w:val="none" w:sz="0" w:space="0" w:color="auto"/>
        <w:right w:val="none" w:sz="0" w:space="0" w:color="auto"/>
      </w:divBdr>
    </w:div>
    <w:div w:id="1392801420">
      <w:bodyDiv w:val="1"/>
      <w:marLeft w:val="0"/>
      <w:marRight w:val="0"/>
      <w:marTop w:val="0"/>
      <w:marBottom w:val="0"/>
      <w:divBdr>
        <w:top w:val="none" w:sz="0" w:space="0" w:color="auto"/>
        <w:left w:val="none" w:sz="0" w:space="0" w:color="auto"/>
        <w:bottom w:val="none" w:sz="0" w:space="0" w:color="auto"/>
        <w:right w:val="none" w:sz="0" w:space="0" w:color="auto"/>
      </w:divBdr>
    </w:div>
    <w:div w:id="1403404294">
      <w:bodyDiv w:val="1"/>
      <w:marLeft w:val="0"/>
      <w:marRight w:val="0"/>
      <w:marTop w:val="0"/>
      <w:marBottom w:val="0"/>
      <w:divBdr>
        <w:top w:val="none" w:sz="0" w:space="0" w:color="auto"/>
        <w:left w:val="none" w:sz="0" w:space="0" w:color="auto"/>
        <w:bottom w:val="none" w:sz="0" w:space="0" w:color="auto"/>
        <w:right w:val="none" w:sz="0" w:space="0" w:color="auto"/>
      </w:divBdr>
    </w:div>
    <w:div w:id="1445687927">
      <w:bodyDiv w:val="1"/>
      <w:marLeft w:val="0"/>
      <w:marRight w:val="0"/>
      <w:marTop w:val="0"/>
      <w:marBottom w:val="0"/>
      <w:divBdr>
        <w:top w:val="none" w:sz="0" w:space="0" w:color="auto"/>
        <w:left w:val="none" w:sz="0" w:space="0" w:color="auto"/>
        <w:bottom w:val="none" w:sz="0" w:space="0" w:color="auto"/>
        <w:right w:val="none" w:sz="0" w:space="0" w:color="auto"/>
      </w:divBdr>
    </w:div>
    <w:div w:id="1451783350">
      <w:bodyDiv w:val="1"/>
      <w:marLeft w:val="0"/>
      <w:marRight w:val="0"/>
      <w:marTop w:val="0"/>
      <w:marBottom w:val="0"/>
      <w:divBdr>
        <w:top w:val="none" w:sz="0" w:space="0" w:color="auto"/>
        <w:left w:val="none" w:sz="0" w:space="0" w:color="auto"/>
        <w:bottom w:val="none" w:sz="0" w:space="0" w:color="auto"/>
        <w:right w:val="none" w:sz="0" w:space="0" w:color="auto"/>
      </w:divBdr>
    </w:div>
    <w:div w:id="1520973807">
      <w:bodyDiv w:val="1"/>
      <w:marLeft w:val="0"/>
      <w:marRight w:val="0"/>
      <w:marTop w:val="0"/>
      <w:marBottom w:val="0"/>
      <w:divBdr>
        <w:top w:val="none" w:sz="0" w:space="0" w:color="auto"/>
        <w:left w:val="none" w:sz="0" w:space="0" w:color="auto"/>
        <w:bottom w:val="none" w:sz="0" w:space="0" w:color="auto"/>
        <w:right w:val="none" w:sz="0" w:space="0" w:color="auto"/>
      </w:divBdr>
    </w:div>
    <w:div w:id="1538159936">
      <w:bodyDiv w:val="1"/>
      <w:marLeft w:val="0"/>
      <w:marRight w:val="0"/>
      <w:marTop w:val="0"/>
      <w:marBottom w:val="0"/>
      <w:divBdr>
        <w:top w:val="none" w:sz="0" w:space="0" w:color="auto"/>
        <w:left w:val="none" w:sz="0" w:space="0" w:color="auto"/>
        <w:bottom w:val="none" w:sz="0" w:space="0" w:color="auto"/>
        <w:right w:val="none" w:sz="0" w:space="0" w:color="auto"/>
      </w:divBdr>
    </w:div>
    <w:div w:id="1582251932">
      <w:bodyDiv w:val="1"/>
      <w:marLeft w:val="0"/>
      <w:marRight w:val="0"/>
      <w:marTop w:val="0"/>
      <w:marBottom w:val="0"/>
      <w:divBdr>
        <w:top w:val="none" w:sz="0" w:space="0" w:color="auto"/>
        <w:left w:val="none" w:sz="0" w:space="0" w:color="auto"/>
        <w:bottom w:val="none" w:sz="0" w:space="0" w:color="auto"/>
        <w:right w:val="none" w:sz="0" w:space="0" w:color="auto"/>
      </w:divBdr>
    </w:div>
    <w:div w:id="1593973407">
      <w:bodyDiv w:val="1"/>
      <w:marLeft w:val="0"/>
      <w:marRight w:val="0"/>
      <w:marTop w:val="0"/>
      <w:marBottom w:val="0"/>
      <w:divBdr>
        <w:top w:val="none" w:sz="0" w:space="0" w:color="auto"/>
        <w:left w:val="none" w:sz="0" w:space="0" w:color="auto"/>
        <w:bottom w:val="none" w:sz="0" w:space="0" w:color="auto"/>
        <w:right w:val="none" w:sz="0" w:space="0" w:color="auto"/>
      </w:divBdr>
    </w:div>
    <w:div w:id="1627078514">
      <w:bodyDiv w:val="1"/>
      <w:marLeft w:val="0"/>
      <w:marRight w:val="0"/>
      <w:marTop w:val="0"/>
      <w:marBottom w:val="0"/>
      <w:divBdr>
        <w:top w:val="none" w:sz="0" w:space="0" w:color="auto"/>
        <w:left w:val="none" w:sz="0" w:space="0" w:color="auto"/>
        <w:bottom w:val="none" w:sz="0" w:space="0" w:color="auto"/>
        <w:right w:val="none" w:sz="0" w:space="0" w:color="auto"/>
      </w:divBdr>
    </w:div>
    <w:div w:id="1651251529">
      <w:bodyDiv w:val="1"/>
      <w:marLeft w:val="0"/>
      <w:marRight w:val="0"/>
      <w:marTop w:val="0"/>
      <w:marBottom w:val="0"/>
      <w:divBdr>
        <w:top w:val="none" w:sz="0" w:space="0" w:color="auto"/>
        <w:left w:val="none" w:sz="0" w:space="0" w:color="auto"/>
        <w:bottom w:val="none" w:sz="0" w:space="0" w:color="auto"/>
        <w:right w:val="none" w:sz="0" w:space="0" w:color="auto"/>
      </w:divBdr>
    </w:div>
    <w:div w:id="1791626873">
      <w:bodyDiv w:val="1"/>
      <w:marLeft w:val="0"/>
      <w:marRight w:val="0"/>
      <w:marTop w:val="0"/>
      <w:marBottom w:val="0"/>
      <w:divBdr>
        <w:top w:val="none" w:sz="0" w:space="0" w:color="auto"/>
        <w:left w:val="none" w:sz="0" w:space="0" w:color="auto"/>
        <w:bottom w:val="none" w:sz="0" w:space="0" w:color="auto"/>
        <w:right w:val="none" w:sz="0" w:space="0" w:color="auto"/>
      </w:divBdr>
    </w:div>
    <w:div w:id="1827236092">
      <w:bodyDiv w:val="1"/>
      <w:marLeft w:val="0"/>
      <w:marRight w:val="0"/>
      <w:marTop w:val="0"/>
      <w:marBottom w:val="0"/>
      <w:divBdr>
        <w:top w:val="none" w:sz="0" w:space="0" w:color="auto"/>
        <w:left w:val="none" w:sz="0" w:space="0" w:color="auto"/>
        <w:bottom w:val="none" w:sz="0" w:space="0" w:color="auto"/>
        <w:right w:val="none" w:sz="0" w:space="0" w:color="auto"/>
      </w:divBdr>
    </w:div>
    <w:div w:id="1935236324">
      <w:bodyDiv w:val="1"/>
      <w:marLeft w:val="0"/>
      <w:marRight w:val="0"/>
      <w:marTop w:val="0"/>
      <w:marBottom w:val="0"/>
      <w:divBdr>
        <w:top w:val="none" w:sz="0" w:space="0" w:color="auto"/>
        <w:left w:val="none" w:sz="0" w:space="0" w:color="auto"/>
        <w:bottom w:val="none" w:sz="0" w:space="0" w:color="auto"/>
        <w:right w:val="none" w:sz="0" w:space="0" w:color="auto"/>
      </w:divBdr>
    </w:div>
    <w:div w:id="2049793835">
      <w:bodyDiv w:val="1"/>
      <w:marLeft w:val="0"/>
      <w:marRight w:val="0"/>
      <w:marTop w:val="0"/>
      <w:marBottom w:val="0"/>
      <w:divBdr>
        <w:top w:val="none" w:sz="0" w:space="0" w:color="auto"/>
        <w:left w:val="none" w:sz="0" w:space="0" w:color="auto"/>
        <w:bottom w:val="none" w:sz="0" w:space="0" w:color="auto"/>
        <w:right w:val="none" w:sz="0" w:space="0" w:color="auto"/>
      </w:divBdr>
    </w:div>
    <w:div w:id="2101101409">
      <w:bodyDiv w:val="1"/>
      <w:marLeft w:val="0"/>
      <w:marRight w:val="0"/>
      <w:marTop w:val="0"/>
      <w:marBottom w:val="0"/>
      <w:divBdr>
        <w:top w:val="none" w:sz="0" w:space="0" w:color="auto"/>
        <w:left w:val="none" w:sz="0" w:space="0" w:color="auto"/>
        <w:bottom w:val="none" w:sz="0" w:space="0" w:color="auto"/>
        <w:right w:val="none" w:sz="0" w:space="0" w:color="auto"/>
      </w:divBdr>
    </w:div>
    <w:div w:id="212056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cid:image003.jpg@01DBC4DB.DC11FD50"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4.jpg"/><Relationship Id="rId22"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D8B9E-69A7-4853-AD13-2F9A02CC5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14997</Words>
  <Characters>80989</Characters>
  <Application>Microsoft Office Word</Application>
  <DocSecurity>0</DocSecurity>
  <Lines>674</Lines>
  <Paragraphs>191</Paragraphs>
  <ScaleCrop>false</ScaleCrop>
  <HeadingPairs>
    <vt:vector size="2" baseType="variant">
      <vt:variant>
        <vt:lpstr>Título</vt:lpstr>
      </vt:variant>
      <vt:variant>
        <vt:i4>1</vt:i4>
      </vt:variant>
    </vt:vector>
  </HeadingPairs>
  <TitlesOfParts>
    <vt:vector size="1" baseType="lpstr">
      <vt:lpstr/>
    </vt:vector>
  </TitlesOfParts>
  <Company>BRACELL CELULOSE SP</Company>
  <LinksUpToDate>false</LinksUpToDate>
  <CharactersWithSpaces>95795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Eder da Silva Ramos</dc:creator>
  <cp:keywords/>
  <dc:description/>
  <cp:lastModifiedBy>Eder da Silva Ramos</cp:lastModifiedBy>
  <cp:revision>2</cp:revision>
  <dcterms:created xsi:type="dcterms:W3CDTF">2025-06-12T19:09:00Z</dcterms:created>
  <dcterms:modified xsi:type="dcterms:W3CDTF">2025-06-12T19:09:00Z</dcterms:modified>
</cp:coreProperties>
</file>